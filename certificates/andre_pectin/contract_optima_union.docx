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25112" w14:textId="77777777" w:rsidR="005E697B" w:rsidRPr="00CE0003" w:rsidRDefault="005E697B" w:rsidP="00A1092A">
      <w:pPr>
        <w:spacing w:line="360" w:lineRule="exact"/>
        <w:jc w:val="center"/>
        <w:rPr>
          <w:rFonts w:ascii="Arial" w:eastAsia="SimSun" w:hAnsi="Arial" w:cs="Arial"/>
          <w:b/>
          <w:bCs/>
          <w:w w:val="90"/>
          <w:sz w:val="28"/>
          <w:szCs w:val="28"/>
        </w:rPr>
      </w:pPr>
      <w:r w:rsidRPr="00CE0003">
        <w:rPr>
          <w:rFonts w:ascii="Arial" w:eastAsia="SimSun" w:hAnsi="Arial" w:cs="Arial"/>
          <w:b/>
          <w:bCs/>
          <w:w w:val="90"/>
          <w:sz w:val="28"/>
          <w:szCs w:val="28"/>
        </w:rPr>
        <w:t>年度</w:t>
      </w:r>
      <w:r w:rsidR="00A1092A" w:rsidRPr="00CE0003">
        <w:rPr>
          <w:rFonts w:ascii="Arial" w:eastAsia="SimSun" w:hAnsi="Arial" w:cs="Arial"/>
          <w:b/>
          <w:bCs/>
          <w:w w:val="90"/>
          <w:sz w:val="28"/>
          <w:szCs w:val="28"/>
        </w:rPr>
        <w:t>销售</w:t>
      </w:r>
      <w:r w:rsidRPr="00CE0003">
        <w:rPr>
          <w:rFonts w:ascii="Arial" w:eastAsia="SimSun" w:hAnsi="Arial" w:cs="Arial"/>
          <w:b/>
          <w:bCs/>
          <w:w w:val="90"/>
          <w:sz w:val="28"/>
          <w:szCs w:val="28"/>
        </w:rPr>
        <w:t>合同</w:t>
      </w:r>
    </w:p>
    <w:p w14:paraId="58925113" w14:textId="77777777" w:rsidR="005E697B" w:rsidRPr="00CE0003" w:rsidRDefault="005E697B">
      <w:pPr>
        <w:pStyle w:val="4"/>
        <w:rPr>
          <w:rFonts w:ascii="Arial" w:hAnsi="Arial"/>
          <w:sz w:val="28"/>
          <w:szCs w:val="28"/>
        </w:rPr>
      </w:pPr>
      <w:r w:rsidRPr="00CE0003">
        <w:rPr>
          <w:rFonts w:ascii="Arial" w:hAnsi="Arial"/>
          <w:sz w:val="28"/>
          <w:szCs w:val="28"/>
        </w:rPr>
        <w:t xml:space="preserve">Annual </w:t>
      </w:r>
      <w:r w:rsidR="00A1092A" w:rsidRPr="00CE0003">
        <w:rPr>
          <w:rFonts w:ascii="Arial" w:hAnsi="Arial"/>
          <w:sz w:val="28"/>
          <w:szCs w:val="28"/>
        </w:rPr>
        <w:t>Sales</w:t>
      </w:r>
      <w:r w:rsidRPr="00CE0003">
        <w:rPr>
          <w:rFonts w:ascii="Arial" w:hAnsi="Arial"/>
          <w:sz w:val="28"/>
          <w:szCs w:val="28"/>
        </w:rPr>
        <w:t xml:space="preserve"> Contract</w:t>
      </w:r>
    </w:p>
    <w:p w14:paraId="58925114" w14:textId="77777777" w:rsidR="005E697B" w:rsidRPr="00CE0003" w:rsidRDefault="005E697B">
      <w:pPr>
        <w:tabs>
          <w:tab w:val="left" w:pos="5082"/>
        </w:tabs>
        <w:spacing w:after="100" w:afterAutospacing="1" w:line="240" w:lineRule="exact"/>
        <w:rPr>
          <w:rFonts w:ascii="Arial" w:eastAsia="SimSun" w:hAnsi="Arial" w:cs="Arial"/>
          <w:spacing w:val="20"/>
          <w:w w:val="90"/>
          <w:sz w:val="22"/>
          <w:szCs w:val="22"/>
        </w:rPr>
      </w:pPr>
    </w:p>
    <w:p w14:paraId="58925115" w14:textId="77777777" w:rsidR="005E697B" w:rsidRPr="00FF5C06" w:rsidRDefault="005E697B">
      <w:pPr>
        <w:tabs>
          <w:tab w:val="left" w:pos="5082"/>
        </w:tabs>
        <w:spacing w:line="240" w:lineRule="exact"/>
        <w:rPr>
          <w:rFonts w:ascii="Arial" w:eastAsia="SimSun" w:hAnsi="Arial" w:cs="Arial"/>
          <w:w w:val="90"/>
          <w:sz w:val="22"/>
          <w:szCs w:val="21"/>
        </w:rPr>
      </w:pPr>
      <w:r w:rsidRPr="00FF5C06">
        <w:rPr>
          <w:rFonts w:ascii="Arial" w:eastAsia="SimSun" w:hAnsi="Arial" w:cs="Arial"/>
          <w:w w:val="90"/>
          <w:sz w:val="22"/>
          <w:szCs w:val="21"/>
        </w:rPr>
        <w:t>本合同于</w:t>
      </w:r>
      <w:r w:rsidRPr="00FF5C06">
        <w:rPr>
          <w:rFonts w:ascii="Arial" w:eastAsia="SimSun" w:hAnsi="Arial" w:cs="Arial"/>
          <w:w w:val="90"/>
          <w:sz w:val="22"/>
          <w:szCs w:val="21"/>
        </w:rPr>
        <w:t>[   ]</w:t>
      </w:r>
      <w:r w:rsidRPr="00FF5C06">
        <w:rPr>
          <w:rFonts w:ascii="Arial" w:eastAsia="SimSun" w:hAnsi="Arial" w:cs="Arial"/>
          <w:w w:val="90"/>
          <w:sz w:val="22"/>
          <w:szCs w:val="21"/>
        </w:rPr>
        <w:t>年</w:t>
      </w:r>
      <w:r w:rsidRPr="00FF5C06">
        <w:rPr>
          <w:rFonts w:ascii="Arial" w:eastAsia="SimSun" w:hAnsi="Arial" w:cs="Arial"/>
          <w:w w:val="90"/>
          <w:sz w:val="22"/>
          <w:szCs w:val="21"/>
        </w:rPr>
        <w:t>[  ]</w:t>
      </w:r>
      <w:r w:rsidRPr="00FF5C06">
        <w:rPr>
          <w:rFonts w:ascii="Arial" w:eastAsia="SimSun" w:hAnsi="Arial" w:cs="Arial"/>
          <w:w w:val="90"/>
          <w:sz w:val="22"/>
          <w:szCs w:val="21"/>
        </w:rPr>
        <w:t>月</w:t>
      </w:r>
      <w:r w:rsidRPr="00FF5C06">
        <w:rPr>
          <w:rFonts w:ascii="Arial" w:eastAsia="SimSun" w:hAnsi="Arial" w:cs="Arial"/>
          <w:w w:val="90"/>
          <w:sz w:val="22"/>
          <w:szCs w:val="21"/>
        </w:rPr>
        <w:t>[  ]</w:t>
      </w:r>
      <w:r w:rsidRPr="00FF5C06">
        <w:rPr>
          <w:rFonts w:ascii="Arial" w:eastAsia="SimSun" w:hAnsi="Arial" w:cs="Arial"/>
          <w:w w:val="90"/>
          <w:sz w:val="22"/>
          <w:szCs w:val="21"/>
        </w:rPr>
        <w:t>日由以下双方签署：</w:t>
      </w:r>
    </w:p>
    <w:p w14:paraId="58925116" w14:textId="77777777" w:rsidR="005E697B" w:rsidRPr="00FF5C06" w:rsidRDefault="005E697B">
      <w:pPr>
        <w:tabs>
          <w:tab w:val="left" w:pos="5082"/>
        </w:tabs>
        <w:spacing w:line="240" w:lineRule="atLeast"/>
        <w:rPr>
          <w:rFonts w:ascii="Arial" w:eastAsia="SimSun" w:hAnsi="Arial" w:cs="Arial"/>
          <w:w w:val="90"/>
          <w:sz w:val="22"/>
          <w:szCs w:val="21"/>
        </w:rPr>
      </w:pPr>
      <w:r w:rsidRPr="00FF5C06">
        <w:rPr>
          <w:rFonts w:ascii="Arial" w:eastAsia="SimSun" w:hAnsi="Arial" w:cs="Arial"/>
          <w:w w:val="90"/>
          <w:sz w:val="22"/>
          <w:szCs w:val="21"/>
        </w:rPr>
        <w:t xml:space="preserve">This Contract </w:t>
      </w:r>
      <w:r w:rsidR="00B845DD" w:rsidRPr="00FF5C06">
        <w:rPr>
          <w:rFonts w:ascii="Arial" w:eastAsia="SimSun" w:hAnsi="Arial" w:cs="Arial"/>
          <w:w w:val="90"/>
          <w:sz w:val="22"/>
          <w:szCs w:val="21"/>
        </w:rPr>
        <w:t>has been</w:t>
      </w:r>
      <w:r w:rsidRPr="00FF5C06">
        <w:rPr>
          <w:rFonts w:ascii="Arial" w:eastAsia="SimSun" w:hAnsi="Arial" w:cs="Arial"/>
          <w:w w:val="90"/>
          <w:sz w:val="22"/>
          <w:szCs w:val="21"/>
        </w:rPr>
        <w:t xml:space="preserve"> entered into </w:t>
      </w:r>
      <w:r w:rsidR="00B845DD" w:rsidRPr="00FF5C06">
        <w:rPr>
          <w:rFonts w:ascii="Arial" w:eastAsia="SimSun" w:hAnsi="Arial" w:cs="Arial"/>
          <w:w w:val="90"/>
          <w:sz w:val="22"/>
          <w:szCs w:val="21"/>
        </w:rPr>
        <w:t xml:space="preserve">on </w:t>
      </w:r>
      <w:r w:rsidRPr="00FF5C06">
        <w:rPr>
          <w:rFonts w:ascii="Arial" w:eastAsia="SimSun" w:hAnsi="Arial" w:cs="Arial"/>
          <w:w w:val="90"/>
          <w:sz w:val="22"/>
          <w:szCs w:val="21"/>
        </w:rPr>
        <w:t>[mm/dd/</w:t>
      </w:r>
      <w:proofErr w:type="spellStart"/>
      <w:r w:rsidRPr="00FF5C06">
        <w:rPr>
          <w:rFonts w:ascii="Arial" w:eastAsia="SimSun" w:hAnsi="Arial" w:cs="Arial"/>
          <w:w w:val="90"/>
          <w:sz w:val="22"/>
          <w:szCs w:val="21"/>
        </w:rPr>
        <w:t>yy</w:t>
      </w:r>
      <w:proofErr w:type="spellEnd"/>
      <w:r w:rsidRPr="00FF5C06">
        <w:rPr>
          <w:rFonts w:ascii="Arial" w:eastAsia="SimSun" w:hAnsi="Arial" w:cs="Arial"/>
          <w:w w:val="90"/>
          <w:sz w:val="22"/>
          <w:szCs w:val="21"/>
        </w:rPr>
        <w:t>] by and between:</w:t>
      </w:r>
    </w:p>
    <w:p w14:paraId="58925117" w14:textId="77777777" w:rsidR="005E697B" w:rsidRPr="00FF5C06" w:rsidRDefault="005E697B">
      <w:pPr>
        <w:tabs>
          <w:tab w:val="left" w:pos="5082"/>
        </w:tabs>
        <w:spacing w:line="240" w:lineRule="atLeast"/>
        <w:rPr>
          <w:rFonts w:ascii="Arial" w:eastAsia="SimSun" w:hAnsi="Arial" w:cs="Arial"/>
          <w:w w:val="90"/>
          <w:sz w:val="22"/>
          <w:szCs w:val="21"/>
        </w:rPr>
      </w:pPr>
    </w:p>
    <w:p w14:paraId="58925118" w14:textId="4E1CB515" w:rsidR="005969EF" w:rsidRPr="00FF5C06" w:rsidRDefault="00A1092A" w:rsidP="005969EF">
      <w:pPr>
        <w:tabs>
          <w:tab w:val="left" w:pos="5088"/>
        </w:tabs>
        <w:spacing w:line="240" w:lineRule="atLeast"/>
        <w:rPr>
          <w:rFonts w:ascii="Arial" w:eastAsia="SimSun" w:hAnsi="Arial" w:cs="Arial"/>
          <w:w w:val="90"/>
          <w:sz w:val="22"/>
          <w:szCs w:val="21"/>
        </w:rPr>
      </w:pPr>
      <w:r w:rsidRPr="00FF5C06">
        <w:rPr>
          <w:rFonts w:ascii="Arial" w:eastAsia="SimSun" w:hAnsi="Arial" w:cs="Arial"/>
          <w:w w:val="90"/>
          <w:sz w:val="22"/>
          <w:szCs w:val="21"/>
        </w:rPr>
        <w:t>卖方</w:t>
      </w:r>
      <w:r w:rsidR="005E697B" w:rsidRPr="00FF5C06">
        <w:rPr>
          <w:rFonts w:ascii="Arial" w:eastAsia="SimSun" w:hAnsi="Arial" w:cs="Arial"/>
          <w:w w:val="90"/>
          <w:sz w:val="22"/>
          <w:szCs w:val="21"/>
        </w:rPr>
        <w:t>：</w:t>
      </w:r>
      <w:r w:rsidR="005969EF" w:rsidRPr="00FF5C06">
        <w:rPr>
          <w:rFonts w:ascii="Arial" w:eastAsia="SimSun" w:hAnsi="Arial" w:cs="Arial"/>
          <w:w w:val="90"/>
          <w:sz w:val="22"/>
          <w:szCs w:val="21"/>
        </w:rPr>
        <w:t xml:space="preserve">   [</w:t>
      </w:r>
      <w:r w:rsidR="008955B5" w:rsidRPr="00FF5C06">
        <w:rPr>
          <w:rFonts w:ascii="Arial" w:eastAsia="SimSun" w:hAnsi="Arial" w:cs="Arial" w:hint="eastAsia"/>
          <w:w w:val="90"/>
          <w:sz w:val="22"/>
          <w:szCs w:val="21"/>
        </w:rPr>
        <w:t>烟台帝斯曼安德利果胶股份有限公司</w:t>
      </w:r>
      <w:r w:rsidR="005969EF" w:rsidRPr="00FF5C06">
        <w:rPr>
          <w:rFonts w:ascii="Arial" w:eastAsia="SimSun" w:hAnsi="Arial" w:cs="Arial"/>
          <w:w w:val="90"/>
          <w:sz w:val="22"/>
          <w:szCs w:val="21"/>
        </w:rPr>
        <w:t>]</w:t>
      </w:r>
    </w:p>
    <w:p w14:paraId="58925119" w14:textId="4626B76F" w:rsidR="005969EF" w:rsidRPr="00FF5C06" w:rsidRDefault="005969EF" w:rsidP="005969EF">
      <w:pPr>
        <w:tabs>
          <w:tab w:val="left" w:pos="5082"/>
        </w:tabs>
        <w:spacing w:line="240" w:lineRule="atLeast"/>
        <w:rPr>
          <w:rFonts w:ascii="Arial" w:eastAsia="SimSun" w:hAnsi="Arial" w:cs="Arial"/>
          <w:w w:val="90"/>
          <w:sz w:val="22"/>
          <w:szCs w:val="21"/>
        </w:rPr>
      </w:pPr>
      <w:r w:rsidRPr="00FF5C06">
        <w:rPr>
          <w:rFonts w:ascii="Arial" w:eastAsia="SimSun" w:hAnsi="Arial" w:cs="Arial"/>
          <w:w w:val="90"/>
          <w:sz w:val="22"/>
          <w:szCs w:val="21"/>
        </w:rPr>
        <w:t xml:space="preserve">         </w:t>
      </w:r>
      <w:r w:rsidRPr="00FF5C06">
        <w:rPr>
          <w:rFonts w:ascii="Arial" w:eastAsia="SimSun" w:hAnsi="Arial" w:cs="Arial"/>
          <w:w w:val="90"/>
          <w:sz w:val="22"/>
          <w:szCs w:val="21"/>
        </w:rPr>
        <w:t>地址：</w:t>
      </w:r>
      <w:r w:rsidRPr="00FF5C06">
        <w:rPr>
          <w:rFonts w:ascii="Arial" w:eastAsia="SimSun" w:hAnsi="Arial" w:cs="Arial"/>
          <w:w w:val="90"/>
          <w:sz w:val="22"/>
          <w:szCs w:val="21"/>
        </w:rPr>
        <w:t>[</w:t>
      </w:r>
      <w:r w:rsidR="001C1BFC" w:rsidRPr="00FF5C06">
        <w:rPr>
          <w:rFonts w:ascii="Arial" w:eastAsia="SimSun" w:hAnsi="Arial" w:cs="Arial" w:hint="eastAsia"/>
          <w:w w:val="90"/>
          <w:sz w:val="22"/>
          <w:szCs w:val="21"/>
        </w:rPr>
        <w:t>山东省烟台市牟平区新城大街</w:t>
      </w:r>
      <w:r w:rsidR="001C1BFC" w:rsidRPr="00FF5C06">
        <w:rPr>
          <w:rFonts w:ascii="Arial" w:eastAsia="SimSun" w:hAnsi="Arial" w:cs="Arial" w:hint="eastAsia"/>
          <w:w w:val="90"/>
          <w:sz w:val="22"/>
          <w:szCs w:val="21"/>
        </w:rPr>
        <w:t>8</w:t>
      </w:r>
      <w:r w:rsidR="001C1BFC" w:rsidRPr="00FF5C06">
        <w:rPr>
          <w:rFonts w:ascii="Arial" w:eastAsia="SimSun" w:hAnsi="Arial" w:cs="Arial"/>
          <w:w w:val="90"/>
          <w:sz w:val="22"/>
          <w:szCs w:val="21"/>
        </w:rPr>
        <w:t>89</w:t>
      </w:r>
      <w:r w:rsidR="001C1BFC" w:rsidRPr="00FF5C06">
        <w:rPr>
          <w:rFonts w:ascii="Arial" w:eastAsia="SimSun" w:hAnsi="Arial" w:cs="Arial" w:hint="eastAsia"/>
          <w:w w:val="90"/>
          <w:sz w:val="22"/>
          <w:szCs w:val="21"/>
        </w:rPr>
        <w:t>号，</w:t>
      </w:r>
      <w:r w:rsidRPr="00FF5C06">
        <w:rPr>
          <w:rFonts w:ascii="Arial" w:eastAsia="SimSun" w:hAnsi="Arial" w:cs="Arial"/>
          <w:w w:val="90"/>
          <w:sz w:val="22"/>
          <w:szCs w:val="21"/>
        </w:rPr>
        <w:t>邮编</w:t>
      </w:r>
      <w:r w:rsidR="001C1BFC" w:rsidRPr="00FF5C06">
        <w:rPr>
          <w:rFonts w:ascii="Arial" w:eastAsia="SimSun" w:hAnsi="Arial" w:cs="Arial" w:hint="eastAsia"/>
          <w:w w:val="90"/>
          <w:sz w:val="22"/>
          <w:szCs w:val="21"/>
        </w:rPr>
        <w:t>2</w:t>
      </w:r>
      <w:r w:rsidR="001C1BFC" w:rsidRPr="00FF5C06">
        <w:rPr>
          <w:rFonts w:ascii="Arial" w:eastAsia="SimSun" w:hAnsi="Arial" w:cs="Arial"/>
          <w:w w:val="90"/>
          <w:sz w:val="22"/>
          <w:szCs w:val="21"/>
        </w:rPr>
        <w:t>64100</w:t>
      </w:r>
    </w:p>
    <w:p w14:paraId="5892511A" w14:textId="5657EA33" w:rsidR="005969EF" w:rsidRPr="00FF5C06" w:rsidRDefault="005969EF" w:rsidP="005969EF">
      <w:pPr>
        <w:tabs>
          <w:tab w:val="left" w:pos="5082"/>
        </w:tabs>
        <w:spacing w:line="240" w:lineRule="atLeast"/>
        <w:rPr>
          <w:rFonts w:ascii="Arial" w:eastAsia="SimSun" w:hAnsi="Arial" w:cs="Arial"/>
          <w:w w:val="90"/>
          <w:sz w:val="22"/>
          <w:szCs w:val="21"/>
          <w:u w:val="single"/>
        </w:rPr>
      </w:pPr>
      <w:r w:rsidRPr="00FF5C06">
        <w:rPr>
          <w:rFonts w:ascii="Arial" w:eastAsia="SimSun" w:hAnsi="Arial" w:cs="Arial"/>
          <w:w w:val="90"/>
          <w:sz w:val="22"/>
          <w:szCs w:val="21"/>
        </w:rPr>
        <w:t xml:space="preserve">         </w:t>
      </w:r>
      <w:r w:rsidRPr="00FF5C06">
        <w:rPr>
          <w:rFonts w:ascii="Arial" w:eastAsia="SimSun" w:hAnsi="Arial" w:cs="Arial"/>
          <w:w w:val="90"/>
          <w:sz w:val="22"/>
          <w:szCs w:val="21"/>
        </w:rPr>
        <w:t>电话：</w:t>
      </w:r>
      <w:r w:rsidRPr="00FF5C06">
        <w:rPr>
          <w:rFonts w:ascii="Arial" w:eastAsia="SimSun" w:hAnsi="Arial" w:cs="Arial"/>
          <w:w w:val="90"/>
          <w:sz w:val="22"/>
          <w:szCs w:val="21"/>
        </w:rPr>
        <w:t>[</w:t>
      </w:r>
      <w:r w:rsidRPr="00FF5C06">
        <w:rPr>
          <w:rFonts w:ascii="Arial" w:eastAsia="SimSun" w:hAnsi="Arial" w:cs="Arial"/>
          <w:w w:val="90"/>
          <w:sz w:val="22"/>
          <w:szCs w:val="21"/>
        </w:rPr>
        <w:t>电话</w:t>
      </w:r>
      <w:r w:rsidRPr="00FF5C06">
        <w:rPr>
          <w:rFonts w:ascii="Arial" w:eastAsia="SimSun" w:hAnsi="Arial" w:cs="Arial"/>
          <w:w w:val="90"/>
          <w:sz w:val="22"/>
          <w:szCs w:val="21"/>
        </w:rPr>
        <w:t>]</w:t>
      </w:r>
    </w:p>
    <w:p w14:paraId="6545E317" w14:textId="03A27940" w:rsidR="006013E7" w:rsidRPr="00FF5C06" w:rsidRDefault="00574413" w:rsidP="006013E7">
      <w:pPr>
        <w:pStyle w:val="HeadingPartyNo"/>
        <w:tabs>
          <w:tab w:val="clear" w:pos="324"/>
        </w:tabs>
        <w:ind w:leftChars="24" w:left="386"/>
        <w:rPr>
          <w:rFonts w:cs="Arial"/>
          <w:w w:val="90"/>
          <w:szCs w:val="21"/>
          <w:lang w:val="en-US" w:eastAsia="zh-CN"/>
        </w:rPr>
      </w:pPr>
      <w:r w:rsidRPr="00FF5C06">
        <w:rPr>
          <w:rFonts w:cs="Arial"/>
          <w:w w:val="90"/>
          <w:szCs w:val="21"/>
          <w:lang w:val="en-US" w:eastAsia="zh-CN"/>
        </w:rPr>
        <w:t>Seller</w:t>
      </w:r>
      <w:r w:rsidR="005969EF" w:rsidRPr="00FF5C06">
        <w:rPr>
          <w:rFonts w:cs="Arial"/>
          <w:w w:val="90"/>
          <w:szCs w:val="21"/>
          <w:lang w:val="en-US" w:eastAsia="zh-CN"/>
        </w:rPr>
        <w:t>:</w:t>
      </w:r>
      <w:r w:rsidR="005969EF" w:rsidRPr="00FF5C06">
        <w:rPr>
          <w:rFonts w:cs="Arial"/>
          <w:w w:val="90"/>
          <w:szCs w:val="21"/>
          <w:lang w:val="en-US" w:eastAsia="zh-CN"/>
        </w:rPr>
        <w:tab/>
      </w:r>
      <w:r w:rsidR="006013E7" w:rsidRPr="00FF5C06">
        <w:rPr>
          <w:rFonts w:cs="Arial"/>
          <w:w w:val="90"/>
          <w:szCs w:val="21"/>
          <w:lang w:val="en-US" w:eastAsia="zh-CN"/>
        </w:rPr>
        <w:t>Yantai DSM Andre Pectin Co, Ltd.</w:t>
      </w:r>
    </w:p>
    <w:p w14:paraId="4525DC12" w14:textId="77777777" w:rsidR="006013E7" w:rsidRPr="00FF5C06" w:rsidRDefault="006013E7" w:rsidP="006013E7">
      <w:pPr>
        <w:pStyle w:val="HeadingPartyNo"/>
        <w:tabs>
          <w:tab w:val="clear" w:pos="324"/>
        </w:tabs>
        <w:ind w:leftChars="74" w:left="192" w:firstLineChars="350" w:firstLine="692"/>
        <w:rPr>
          <w:rFonts w:cs="Arial"/>
          <w:w w:val="90"/>
          <w:szCs w:val="21"/>
          <w:lang w:val="en-US" w:eastAsia="zh-CN"/>
        </w:rPr>
      </w:pPr>
      <w:r w:rsidRPr="00FF5C06">
        <w:rPr>
          <w:rFonts w:cs="Arial"/>
          <w:w w:val="90"/>
          <w:szCs w:val="21"/>
          <w:lang w:val="en-US" w:eastAsia="zh-CN"/>
        </w:rPr>
        <w:t xml:space="preserve">No.889 </w:t>
      </w:r>
      <w:proofErr w:type="spellStart"/>
      <w:r w:rsidRPr="00FF5C06">
        <w:rPr>
          <w:rFonts w:cs="Arial"/>
          <w:w w:val="90"/>
          <w:szCs w:val="21"/>
          <w:lang w:val="en-US" w:eastAsia="zh-CN"/>
        </w:rPr>
        <w:t>Xincheng</w:t>
      </w:r>
      <w:proofErr w:type="spellEnd"/>
      <w:r w:rsidRPr="00FF5C06">
        <w:rPr>
          <w:rFonts w:cs="Arial"/>
          <w:w w:val="90"/>
          <w:szCs w:val="21"/>
          <w:lang w:val="en-US" w:eastAsia="zh-CN"/>
        </w:rPr>
        <w:t xml:space="preserve"> Street </w:t>
      </w:r>
      <w:proofErr w:type="spellStart"/>
      <w:r w:rsidRPr="00FF5C06">
        <w:rPr>
          <w:rFonts w:cs="Arial"/>
          <w:w w:val="90"/>
          <w:szCs w:val="21"/>
          <w:lang w:val="en-US" w:eastAsia="zh-CN"/>
        </w:rPr>
        <w:t>Muping</w:t>
      </w:r>
      <w:proofErr w:type="spellEnd"/>
      <w:r w:rsidRPr="00FF5C06">
        <w:rPr>
          <w:rFonts w:cs="Arial"/>
          <w:w w:val="90"/>
          <w:szCs w:val="21"/>
          <w:lang w:val="en-US" w:eastAsia="zh-CN"/>
        </w:rPr>
        <w:t xml:space="preserve"> Economic Development Zone</w:t>
      </w:r>
    </w:p>
    <w:p w14:paraId="5892511B" w14:textId="7593C936" w:rsidR="00574413" w:rsidRPr="00FF5C06" w:rsidRDefault="006013E7" w:rsidP="006013E7">
      <w:pPr>
        <w:pStyle w:val="HeadingPartyNo"/>
        <w:tabs>
          <w:tab w:val="clear" w:pos="324"/>
        </w:tabs>
        <w:ind w:leftChars="74" w:left="192" w:firstLineChars="350" w:firstLine="692"/>
        <w:rPr>
          <w:rFonts w:cs="Arial"/>
          <w:w w:val="90"/>
          <w:szCs w:val="21"/>
          <w:lang w:val="en-US" w:eastAsia="zh-CN"/>
        </w:rPr>
      </w:pPr>
      <w:r w:rsidRPr="00FF5C06">
        <w:rPr>
          <w:rFonts w:cs="Arial"/>
          <w:w w:val="90"/>
          <w:szCs w:val="21"/>
          <w:lang w:val="en-US" w:eastAsia="zh-CN"/>
        </w:rPr>
        <w:t>Yantai China 264100</w:t>
      </w:r>
    </w:p>
    <w:p w14:paraId="1B85C2E1" w14:textId="336B9E64" w:rsidR="006013E7" w:rsidRPr="00FF5C06" w:rsidRDefault="006013E7" w:rsidP="006013E7">
      <w:pPr>
        <w:pStyle w:val="HeadingPartyNo"/>
        <w:tabs>
          <w:tab w:val="clear" w:pos="324"/>
        </w:tabs>
        <w:ind w:leftChars="124" w:left="611" w:hangingChars="146" w:hanging="289"/>
        <w:rPr>
          <w:rFonts w:cs="Arial"/>
          <w:szCs w:val="21"/>
          <w:lang w:val="en-GB" w:eastAsia="zh-CN"/>
        </w:rPr>
      </w:pPr>
      <w:r w:rsidRPr="00FF5C06">
        <w:rPr>
          <w:rFonts w:cs="Arial" w:hint="eastAsia"/>
          <w:w w:val="90"/>
          <w:szCs w:val="21"/>
          <w:lang w:val="en-US" w:eastAsia="zh-CN"/>
        </w:rPr>
        <w:t xml:space="preserve"> </w:t>
      </w:r>
      <w:r w:rsidRPr="00FF5C06">
        <w:rPr>
          <w:rFonts w:cs="Arial"/>
          <w:w w:val="90"/>
          <w:szCs w:val="21"/>
          <w:lang w:val="en-US" w:eastAsia="zh-CN"/>
        </w:rPr>
        <w:t xml:space="preserve">     Tel: </w:t>
      </w:r>
    </w:p>
    <w:p w14:paraId="5892511C" w14:textId="77777777" w:rsidR="005969EF" w:rsidRPr="00FF5C06" w:rsidRDefault="005969EF" w:rsidP="005969EF">
      <w:pPr>
        <w:spacing w:line="240" w:lineRule="atLeast"/>
        <w:ind w:left="900" w:hanging="900"/>
        <w:rPr>
          <w:rFonts w:ascii="Arial" w:eastAsia="SimSun" w:hAnsi="Arial" w:cs="Arial"/>
          <w:w w:val="90"/>
          <w:sz w:val="22"/>
          <w:szCs w:val="21"/>
          <w:u w:val="single"/>
        </w:rPr>
      </w:pPr>
    </w:p>
    <w:p w14:paraId="5892511D" w14:textId="77777777" w:rsidR="005E697B" w:rsidRPr="00FF5C06" w:rsidRDefault="005E697B" w:rsidP="00574413">
      <w:pPr>
        <w:tabs>
          <w:tab w:val="left" w:pos="1080"/>
          <w:tab w:val="left" w:pos="5082"/>
        </w:tabs>
        <w:spacing w:line="240" w:lineRule="atLeast"/>
        <w:ind w:left="900" w:hanging="900"/>
        <w:rPr>
          <w:rFonts w:ascii="Arial" w:eastAsia="SimSun" w:hAnsi="Arial" w:cs="Arial"/>
          <w:w w:val="90"/>
          <w:sz w:val="22"/>
          <w:szCs w:val="21"/>
        </w:rPr>
      </w:pPr>
      <w:r w:rsidRPr="00FF5C06">
        <w:rPr>
          <w:rFonts w:ascii="Arial" w:eastAsia="SimSun" w:hAnsi="Arial" w:cs="Arial"/>
          <w:w w:val="90"/>
          <w:sz w:val="22"/>
          <w:szCs w:val="21"/>
        </w:rPr>
        <w:t>和</w:t>
      </w:r>
    </w:p>
    <w:p w14:paraId="5892511E" w14:textId="77777777" w:rsidR="005E697B" w:rsidRPr="00FF5C06" w:rsidRDefault="005E697B">
      <w:pPr>
        <w:tabs>
          <w:tab w:val="left" w:pos="5082"/>
        </w:tabs>
        <w:spacing w:line="240" w:lineRule="atLeast"/>
        <w:rPr>
          <w:rFonts w:ascii="Arial" w:eastAsia="SimSun" w:hAnsi="Arial" w:cs="Arial"/>
          <w:w w:val="90"/>
          <w:sz w:val="22"/>
          <w:szCs w:val="21"/>
        </w:rPr>
      </w:pPr>
      <w:r w:rsidRPr="00FF5C06">
        <w:rPr>
          <w:rFonts w:ascii="Arial" w:eastAsia="SimSun" w:hAnsi="Arial" w:cs="Arial"/>
          <w:w w:val="90"/>
          <w:sz w:val="22"/>
          <w:szCs w:val="21"/>
        </w:rPr>
        <w:t>and</w:t>
      </w:r>
    </w:p>
    <w:p w14:paraId="5892511F" w14:textId="77777777" w:rsidR="00552557" w:rsidRPr="00FF5C06" w:rsidRDefault="00552557" w:rsidP="00552557">
      <w:pPr>
        <w:tabs>
          <w:tab w:val="left" w:pos="5082"/>
        </w:tabs>
        <w:spacing w:line="240" w:lineRule="atLeast"/>
        <w:rPr>
          <w:rFonts w:ascii="Arial" w:eastAsia="SimSun" w:hAnsi="Arial" w:cs="Arial"/>
          <w:w w:val="90"/>
          <w:sz w:val="22"/>
          <w:szCs w:val="21"/>
        </w:rPr>
      </w:pPr>
    </w:p>
    <w:p w14:paraId="58925120" w14:textId="77777777" w:rsidR="005E697B" w:rsidRPr="00FF5C06" w:rsidRDefault="00A1092A" w:rsidP="00552557">
      <w:pPr>
        <w:tabs>
          <w:tab w:val="left" w:pos="5082"/>
        </w:tabs>
        <w:spacing w:line="240" w:lineRule="atLeast"/>
        <w:rPr>
          <w:rFonts w:ascii="Arial" w:eastAsia="SimSun" w:hAnsi="Arial" w:cs="Arial"/>
          <w:w w:val="90"/>
          <w:sz w:val="22"/>
          <w:szCs w:val="21"/>
        </w:rPr>
      </w:pPr>
      <w:r w:rsidRPr="00FF5C06">
        <w:rPr>
          <w:rFonts w:ascii="Arial" w:eastAsia="SimSun" w:hAnsi="Arial" w:cs="Arial"/>
          <w:w w:val="90"/>
          <w:sz w:val="22"/>
          <w:szCs w:val="21"/>
        </w:rPr>
        <w:t>买</w:t>
      </w:r>
      <w:r w:rsidR="005E697B" w:rsidRPr="00FF5C06">
        <w:rPr>
          <w:rFonts w:ascii="Arial" w:eastAsia="SimSun" w:hAnsi="Arial" w:cs="Arial"/>
          <w:w w:val="90"/>
          <w:sz w:val="22"/>
          <w:szCs w:val="21"/>
        </w:rPr>
        <w:t>方：</w:t>
      </w:r>
      <w:r w:rsidR="00552557" w:rsidRPr="00FF5C06">
        <w:rPr>
          <w:rFonts w:ascii="Arial" w:eastAsia="SimSun" w:hAnsi="Arial" w:cs="Arial"/>
          <w:w w:val="90"/>
          <w:sz w:val="22"/>
          <w:szCs w:val="21"/>
        </w:rPr>
        <w:t xml:space="preserve">   </w:t>
      </w:r>
      <w:r w:rsidR="005E697B" w:rsidRPr="00FF5C06">
        <w:rPr>
          <w:rFonts w:ascii="Arial" w:eastAsia="SimSun" w:hAnsi="Arial" w:cs="Arial"/>
          <w:w w:val="90"/>
          <w:sz w:val="22"/>
          <w:szCs w:val="21"/>
        </w:rPr>
        <w:t>[</w:t>
      </w:r>
      <w:r w:rsidR="005E697B" w:rsidRPr="00FF5C06">
        <w:rPr>
          <w:rFonts w:ascii="Arial" w:eastAsia="SimSun" w:hAnsi="Arial" w:cs="Arial"/>
          <w:w w:val="90"/>
          <w:sz w:val="22"/>
          <w:szCs w:val="21"/>
        </w:rPr>
        <w:t>公司名称</w:t>
      </w:r>
      <w:r w:rsidR="005E697B" w:rsidRPr="00FF5C06">
        <w:rPr>
          <w:rFonts w:ascii="Arial" w:eastAsia="SimSun" w:hAnsi="Arial" w:cs="Arial"/>
          <w:w w:val="90"/>
          <w:sz w:val="22"/>
          <w:szCs w:val="21"/>
        </w:rPr>
        <w:t>]</w:t>
      </w:r>
    </w:p>
    <w:p w14:paraId="58925121" w14:textId="77777777" w:rsidR="005E697B" w:rsidRPr="00FF5C06" w:rsidRDefault="001376ED" w:rsidP="001376ED">
      <w:pPr>
        <w:tabs>
          <w:tab w:val="left" w:pos="5082"/>
        </w:tabs>
        <w:spacing w:line="240" w:lineRule="atLeast"/>
        <w:rPr>
          <w:rFonts w:ascii="Arial" w:eastAsia="SimSun" w:hAnsi="Arial" w:cs="Arial"/>
          <w:w w:val="90"/>
          <w:sz w:val="22"/>
          <w:szCs w:val="21"/>
        </w:rPr>
      </w:pPr>
      <w:r w:rsidRPr="00FF5C06">
        <w:rPr>
          <w:rFonts w:ascii="Arial" w:eastAsia="SimSun" w:hAnsi="Arial" w:cs="Arial"/>
          <w:w w:val="90"/>
          <w:sz w:val="22"/>
          <w:szCs w:val="21"/>
        </w:rPr>
        <w:t xml:space="preserve">         </w:t>
      </w:r>
      <w:r w:rsidR="005E697B" w:rsidRPr="00FF5C06">
        <w:rPr>
          <w:rFonts w:ascii="Arial" w:eastAsia="SimSun" w:hAnsi="Arial" w:cs="Arial"/>
          <w:w w:val="90"/>
          <w:sz w:val="22"/>
          <w:szCs w:val="21"/>
        </w:rPr>
        <w:t>地址：</w:t>
      </w:r>
      <w:r w:rsidR="005E697B" w:rsidRPr="00FF5C06">
        <w:rPr>
          <w:rFonts w:ascii="Arial" w:eastAsia="SimSun" w:hAnsi="Arial" w:cs="Arial"/>
          <w:w w:val="90"/>
          <w:sz w:val="22"/>
          <w:szCs w:val="21"/>
        </w:rPr>
        <w:t>[</w:t>
      </w:r>
      <w:r w:rsidR="005E697B" w:rsidRPr="00FF5C06">
        <w:rPr>
          <w:rFonts w:ascii="Arial" w:eastAsia="SimSun" w:hAnsi="Arial" w:cs="Arial"/>
          <w:w w:val="90"/>
          <w:sz w:val="22"/>
          <w:szCs w:val="21"/>
        </w:rPr>
        <w:t>地址</w:t>
      </w:r>
      <w:r w:rsidR="005E697B" w:rsidRPr="00FF5C06">
        <w:rPr>
          <w:rFonts w:ascii="Arial" w:eastAsia="SimSun" w:hAnsi="Arial" w:cs="Arial"/>
          <w:w w:val="90"/>
          <w:sz w:val="22"/>
          <w:szCs w:val="21"/>
        </w:rPr>
        <w:t>]([</w:t>
      </w:r>
      <w:r w:rsidR="005E697B" w:rsidRPr="00FF5C06">
        <w:rPr>
          <w:rFonts w:ascii="Arial" w:eastAsia="SimSun" w:hAnsi="Arial" w:cs="Arial"/>
          <w:w w:val="90"/>
          <w:sz w:val="22"/>
          <w:szCs w:val="21"/>
        </w:rPr>
        <w:t>邮编</w:t>
      </w:r>
      <w:r w:rsidR="005E697B" w:rsidRPr="00FF5C06">
        <w:rPr>
          <w:rFonts w:ascii="Arial" w:eastAsia="SimSun" w:hAnsi="Arial" w:cs="Arial"/>
          <w:w w:val="90"/>
          <w:sz w:val="22"/>
          <w:szCs w:val="21"/>
        </w:rPr>
        <w:t>])</w:t>
      </w:r>
    </w:p>
    <w:p w14:paraId="58925122" w14:textId="77777777" w:rsidR="005E697B" w:rsidRPr="00FF5C06" w:rsidRDefault="001376ED" w:rsidP="001376ED">
      <w:pPr>
        <w:tabs>
          <w:tab w:val="left" w:pos="5082"/>
        </w:tabs>
        <w:spacing w:line="240" w:lineRule="atLeast"/>
        <w:rPr>
          <w:rFonts w:ascii="Arial" w:eastAsia="SimSun" w:hAnsi="Arial" w:cs="Arial"/>
          <w:w w:val="90"/>
          <w:sz w:val="22"/>
          <w:szCs w:val="21"/>
          <w:u w:val="single"/>
        </w:rPr>
      </w:pPr>
      <w:r w:rsidRPr="00FF5C06">
        <w:rPr>
          <w:rFonts w:ascii="Arial" w:eastAsia="SimSun" w:hAnsi="Arial" w:cs="Arial"/>
          <w:w w:val="90"/>
          <w:sz w:val="22"/>
          <w:szCs w:val="21"/>
        </w:rPr>
        <w:t xml:space="preserve">         </w:t>
      </w:r>
      <w:r w:rsidR="005E697B" w:rsidRPr="00FF5C06">
        <w:rPr>
          <w:rFonts w:ascii="Arial" w:eastAsia="SimSun" w:hAnsi="Arial" w:cs="Arial"/>
          <w:w w:val="90"/>
          <w:sz w:val="22"/>
          <w:szCs w:val="21"/>
        </w:rPr>
        <w:t>传真：</w:t>
      </w:r>
      <w:r w:rsidR="005E697B" w:rsidRPr="00FF5C06">
        <w:rPr>
          <w:rFonts w:ascii="Arial" w:eastAsia="SimSun" w:hAnsi="Arial" w:cs="Arial"/>
          <w:w w:val="90"/>
          <w:sz w:val="22"/>
          <w:szCs w:val="21"/>
        </w:rPr>
        <w:t>[</w:t>
      </w:r>
      <w:r w:rsidR="005E697B" w:rsidRPr="00FF5C06">
        <w:rPr>
          <w:rFonts w:ascii="Arial" w:eastAsia="SimSun" w:hAnsi="Arial" w:cs="Arial"/>
          <w:w w:val="90"/>
          <w:sz w:val="22"/>
          <w:szCs w:val="21"/>
        </w:rPr>
        <w:t>传真</w:t>
      </w:r>
      <w:r w:rsidR="005E697B" w:rsidRPr="00FF5C06">
        <w:rPr>
          <w:rFonts w:ascii="Arial" w:eastAsia="SimSun" w:hAnsi="Arial" w:cs="Arial"/>
          <w:w w:val="90"/>
          <w:sz w:val="22"/>
          <w:szCs w:val="21"/>
        </w:rPr>
        <w:t xml:space="preserve">]  </w:t>
      </w:r>
      <w:r w:rsidR="005E697B" w:rsidRPr="00FF5C06">
        <w:rPr>
          <w:rFonts w:ascii="Arial" w:eastAsia="SimSun" w:hAnsi="Arial" w:cs="Arial"/>
          <w:w w:val="90"/>
          <w:sz w:val="22"/>
          <w:szCs w:val="21"/>
        </w:rPr>
        <w:t>电话：</w:t>
      </w:r>
      <w:r w:rsidR="005E697B" w:rsidRPr="00FF5C06">
        <w:rPr>
          <w:rFonts w:ascii="Arial" w:eastAsia="SimSun" w:hAnsi="Arial" w:cs="Arial"/>
          <w:w w:val="90"/>
          <w:sz w:val="22"/>
          <w:szCs w:val="21"/>
        </w:rPr>
        <w:t>[</w:t>
      </w:r>
      <w:r w:rsidR="005E697B" w:rsidRPr="00FF5C06">
        <w:rPr>
          <w:rFonts w:ascii="Arial" w:eastAsia="SimSun" w:hAnsi="Arial" w:cs="Arial"/>
          <w:w w:val="90"/>
          <w:sz w:val="22"/>
          <w:szCs w:val="21"/>
        </w:rPr>
        <w:t>电话</w:t>
      </w:r>
      <w:r w:rsidR="005E697B" w:rsidRPr="00FF5C06">
        <w:rPr>
          <w:rFonts w:ascii="Arial" w:eastAsia="SimSun" w:hAnsi="Arial" w:cs="Arial"/>
          <w:w w:val="90"/>
          <w:sz w:val="22"/>
          <w:szCs w:val="21"/>
        </w:rPr>
        <w:t>]</w:t>
      </w:r>
    </w:p>
    <w:p w14:paraId="4A97F1C7" w14:textId="5E51DADE" w:rsidR="00654144" w:rsidRPr="00C67FB6" w:rsidRDefault="00A1092A" w:rsidP="00654144">
      <w:pPr>
        <w:pStyle w:val="DefaultText"/>
        <w:spacing w:line="288" w:lineRule="exact"/>
        <w:rPr>
          <w:rFonts w:ascii="Arial" w:hAnsi="Arial" w:cs="Arial"/>
          <w:color w:val="FF0000"/>
          <w:sz w:val="22"/>
          <w:szCs w:val="21"/>
          <w:lang w:val="uk-UA"/>
        </w:rPr>
      </w:pPr>
      <w:r w:rsidRPr="00FF5C06">
        <w:rPr>
          <w:rFonts w:cs="Arial"/>
          <w:w w:val="90"/>
          <w:szCs w:val="21"/>
          <w:lang w:eastAsia="zh-CN"/>
        </w:rPr>
        <w:t>Buyer</w:t>
      </w:r>
      <w:r w:rsidR="005E697B" w:rsidRPr="00FF5C06">
        <w:rPr>
          <w:rFonts w:cs="Arial"/>
          <w:w w:val="90"/>
          <w:szCs w:val="21"/>
          <w:lang w:eastAsia="zh-CN"/>
        </w:rPr>
        <w:t>:</w:t>
      </w:r>
      <w:r w:rsidR="00B845DD" w:rsidRPr="00FF5C06">
        <w:rPr>
          <w:rFonts w:cs="Arial"/>
          <w:w w:val="90"/>
          <w:szCs w:val="21"/>
          <w:lang w:eastAsia="zh-CN"/>
        </w:rPr>
        <w:tab/>
      </w:r>
      <w:r w:rsidR="00654144" w:rsidRPr="00C67FB6">
        <w:rPr>
          <w:rFonts w:ascii="Arial" w:hAnsi="Arial" w:cs="Arial"/>
          <w:color w:val="FF0000"/>
          <w:sz w:val="22"/>
          <w:szCs w:val="21"/>
          <w:lang w:val="uk-UA"/>
        </w:rPr>
        <w:t>LLC "OPTIMA UNION"</w:t>
      </w:r>
    </w:p>
    <w:p w14:paraId="4223469F" w14:textId="77777777" w:rsidR="00654144" w:rsidRPr="00C67FB6" w:rsidRDefault="00654144" w:rsidP="00654144">
      <w:pPr>
        <w:pStyle w:val="DefaultText"/>
        <w:spacing w:line="288" w:lineRule="exact"/>
        <w:ind w:firstLine="851"/>
        <w:jc w:val="both"/>
        <w:rPr>
          <w:rFonts w:ascii="Arial" w:hAnsi="Arial" w:cs="Arial"/>
          <w:color w:val="FF0000"/>
          <w:sz w:val="22"/>
          <w:szCs w:val="21"/>
          <w:lang w:val="uk-UA"/>
        </w:rPr>
      </w:pPr>
      <w:r w:rsidRPr="00C67FB6">
        <w:rPr>
          <w:rFonts w:ascii="Arial" w:hAnsi="Arial" w:cs="Arial"/>
          <w:color w:val="FF0000"/>
          <w:sz w:val="22"/>
          <w:szCs w:val="21"/>
          <w:lang w:val="uk-UA"/>
        </w:rPr>
        <w:t xml:space="preserve">03134, </w:t>
      </w:r>
      <w:proofErr w:type="spellStart"/>
      <w:r w:rsidRPr="00C67FB6">
        <w:rPr>
          <w:rFonts w:ascii="Arial" w:hAnsi="Arial" w:cs="Arial"/>
          <w:color w:val="FF0000"/>
          <w:sz w:val="22"/>
          <w:szCs w:val="21"/>
          <w:lang w:val="uk-UA"/>
        </w:rPr>
        <w:t>Kyiv</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Sosnynykh</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Family</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Street</w:t>
      </w:r>
      <w:proofErr w:type="spellEnd"/>
      <w:r w:rsidRPr="00C67FB6">
        <w:rPr>
          <w:rFonts w:ascii="Arial" w:hAnsi="Arial" w:cs="Arial"/>
          <w:color w:val="FF0000"/>
          <w:sz w:val="22"/>
          <w:szCs w:val="21"/>
          <w:lang w:val="uk-UA"/>
        </w:rPr>
        <w:t>, 9</w:t>
      </w:r>
    </w:p>
    <w:p w14:paraId="58925123" w14:textId="5E5907BE" w:rsidR="00574413" w:rsidRPr="00166BCC" w:rsidRDefault="00574413" w:rsidP="008353CC">
      <w:pPr>
        <w:pStyle w:val="HeadingPartyNo"/>
        <w:tabs>
          <w:tab w:val="clear" w:pos="324"/>
        </w:tabs>
        <w:ind w:left="323" w:hangingChars="147" w:hanging="323"/>
        <w:jc w:val="both"/>
        <w:rPr>
          <w:rFonts w:cs="Arial"/>
          <w:szCs w:val="21"/>
          <w:lang w:eastAsia="zh-CN"/>
        </w:rPr>
      </w:pPr>
    </w:p>
    <w:p w14:paraId="58925124" w14:textId="77777777" w:rsidR="00552557" w:rsidRPr="00166BCC" w:rsidRDefault="00552557" w:rsidP="00B845DD">
      <w:pPr>
        <w:tabs>
          <w:tab w:val="left" w:pos="1080"/>
          <w:tab w:val="left" w:pos="5082"/>
        </w:tabs>
        <w:spacing w:line="240" w:lineRule="atLeast"/>
        <w:ind w:left="900" w:hanging="900"/>
        <w:rPr>
          <w:rFonts w:ascii="Arial" w:eastAsia="SimSun" w:hAnsi="Arial" w:cs="Arial"/>
          <w:w w:val="90"/>
          <w:sz w:val="22"/>
          <w:szCs w:val="21"/>
        </w:rPr>
      </w:pPr>
    </w:p>
    <w:p w14:paraId="58925125" w14:textId="77777777" w:rsidR="00406F63" w:rsidRPr="00166BCC" w:rsidRDefault="00406F63" w:rsidP="00B845DD">
      <w:pPr>
        <w:tabs>
          <w:tab w:val="left" w:pos="1080"/>
          <w:tab w:val="left" w:pos="5082"/>
        </w:tabs>
        <w:spacing w:line="240" w:lineRule="atLeast"/>
        <w:ind w:left="900" w:hanging="900"/>
        <w:rPr>
          <w:rFonts w:ascii="Arial" w:eastAsia="SimSun" w:hAnsi="Arial" w:cs="Arial"/>
          <w:w w:val="90"/>
          <w:sz w:val="22"/>
          <w:szCs w:val="21"/>
        </w:rPr>
      </w:pPr>
      <w:r w:rsidRPr="00166BCC">
        <w:rPr>
          <w:rFonts w:ascii="Arial" w:eastAsia="SimSun" w:hAnsi="Arial" w:cs="Arial"/>
          <w:w w:val="90"/>
          <w:sz w:val="22"/>
          <w:szCs w:val="21"/>
        </w:rPr>
        <w:t>卖方与买方以下合称为</w:t>
      </w:r>
      <w:r w:rsidRPr="00166BCC">
        <w:rPr>
          <w:rFonts w:ascii="Arial" w:eastAsia="SimSun" w:hAnsi="Arial" w:cs="Arial"/>
          <w:w w:val="90"/>
          <w:sz w:val="22"/>
          <w:szCs w:val="21"/>
        </w:rPr>
        <w:t>“</w:t>
      </w:r>
      <w:r w:rsidRPr="00166BCC">
        <w:rPr>
          <w:rFonts w:ascii="Arial" w:eastAsia="SimSun" w:hAnsi="Arial" w:cs="Arial"/>
          <w:w w:val="90"/>
          <w:sz w:val="22"/>
          <w:szCs w:val="21"/>
        </w:rPr>
        <w:t>双方</w:t>
      </w:r>
      <w:r w:rsidRPr="00166BCC">
        <w:rPr>
          <w:rFonts w:ascii="Arial" w:eastAsia="SimSun" w:hAnsi="Arial" w:cs="Arial"/>
          <w:w w:val="90"/>
          <w:sz w:val="22"/>
          <w:szCs w:val="21"/>
        </w:rPr>
        <w:t>”</w:t>
      </w:r>
      <w:r w:rsidRPr="00166BCC">
        <w:rPr>
          <w:rFonts w:ascii="Arial" w:eastAsia="SimSun" w:hAnsi="Arial" w:cs="Arial"/>
          <w:w w:val="90"/>
          <w:sz w:val="22"/>
          <w:szCs w:val="21"/>
        </w:rPr>
        <w:t>，或被单独称为</w:t>
      </w:r>
      <w:r w:rsidRPr="00166BCC">
        <w:rPr>
          <w:rFonts w:ascii="Arial" w:eastAsia="SimSun" w:hAnsi="Arial" w:cs="Arial"/>
          <w:w w:val="90"/>
          <w:sz w:val="22"/>
          <w:szCs w:val="21"/>
        </w:rPr>
        <w:t>“</w:t>
      </w:r>
      <w:r w:rsidRPr="00166BCC">
        <w:rPr>
          <w:rFonts w:ascii="Arial" w:eastAsia="SimSun" w:hAnsi="Arial" w:cs="Arial"/>
          <w:w w:val="90"/>
          <w:sz w:val="22"/>
          <w:szCs w:val="21"/>
        </w:rPr>
        <w:t>一方</w:t>
      </w:r>
      <w:r w:rsidRPr="00166BCC">
        <w:rPr>
          <w:rFonts w:ascii="Arial" w:eastAsia="SimSun" w:hAnsi="Arial" w:cs="Arial"/>
          <w:w w:val="90"/>
          <w:sz w:val="22"/>
          <w:szCs w:val="21"/>
        </w:rPr>
        <w:t>”</w:t>
      </w:r>
      <w:r w:rsidRPr="00166BCC">
        <w:rPr>
          <w:rFonts w:ascii="Arial" w:eastAsia="SimSun" w:hAnsi="Arial" w:cs="Arial"/>
          <w:w w:val="90"/>
          <w:sz w:val="22"/>
          <w:szCs w:val="21"/>
        </w:rPr>
        <w:t>。</w:t>
      </w:r>
      <w:r w:rsidRPr="00166BCC">
        <w:rPr>
          <w:rFonts w:ascii="Arial" w:eastAsia="SimSun" w:hAnsi="Arial" w:cs="Arial"/>
          <w:w w:val="90"/>
          <w:sz w:val="22"/>
          <w:szCs w:val="21"/>
        </w:rPr>
        <w:t xml:space="preserve"> </w:t>
      </w:r>
    </w:p>
    <w:p w14:paraId="58925126" w14:textId="77777777" w:rsidR="005E697B" w:rsidRPr="00166BCC" w:rsidRDefault="00A1092A">
      <w:pPr>
        <w:tabs>
          <w:tab w:val="left" w:pos="5082"/>
        </w:tabs>
        <w:spacing w:line="240" w:lineRule="atLeast"/>
        <w:rPr>
          <w:rFonts w:ascii="Arial" w:eastAsia="SimSun" w:hAnsi="Arial" w:cs="Arial"/>
          <w:w w:val="90"/>
          <w:sz w:val="22"/>
          <w:szCs w:val="21"/>
        </w:rPr>
      </w:pPr>
      <w:r w:rsidRPr="00166BCC">
        <w:rPr>
          <w:rFonts w:ascii="Arial" w:eastAsia="SimSun" w:hAnsi="Arial" w:cs="Arial"/>
          <w:w w:val="90"/>
          <w:sz w:val="22"/>
          <w:szCs w:val="21"/>
        </w:rPr>
        <w:t xml:space="preserve">Seller </w:t>
      </w:r>
      <w:r w:rsidR="00A722E5" w:rsidRPr="00166BCC">
        <w:rPr>
          <w:rFonts w:ascii="Arial" w:eastAsia="SimSun" w:hAnsi="Arial" w:cs="Arial"/>
          <w:w w:val="90"/>
          <w:sz w:val="22"/>
          <w:szCs w:val="21"/>
        </w:rPr>
        <w:t xml:space="preserve">and </w:t>
      </w:r>
      <w:r w:rsidRPr="00166BCC">
        <w:rPr>
          <w:rFonts w:ascii="Arial" w:eastAsia="SimSun" w:hAnsi="Arial" w:cs="Arial"/>
          <w:w w:val="90"/>
          <w:sz w:val="22"/>
          <w:szCs w:val="21"/>
        </w:rPr>
        <w:t xml:space="preserve">Buyer </w:t>
      </w:r>
      <w:r w:rsidR="00A722E5" w:rsidRPr="00166BCC">
        <w:rPr>
          <w:rFonts w:ascii="Arial" w:eastAsia="SimSun" w:hAnsi="Arial" w:cs="Arial"/>
          <w:w w:val="90"/>
          <w:sz w:val="22"/>
          <w:szCs w:val="21"/>
        </w:rPr>
        <w:t>hereinafter also collectively referred to as “Parti</w:t>
      </w:r>
      <w:r w:rsidR="00552557" w:rsidRPr="00166BCC">
        <w:rPr>
          <w:rFonts w:ascii="Arial" w:eastAsia="SimSun" w:hAnsi="Arial" w:cs="Arial"/>
          <w:w w:val="90"/>
          <w:sz w:val="22"/>
          <w:szCs w:val="21"/>
        </w:rPr>
        <w:t>es” and individually as “Party”.</w:t>
      </w:r>
    </w:p>
    <w:p w14:paraId="58925127" w14:textId="77777777" w:rsidR="00552557" w:rsidRPr="00166BCC" w:rsidRDefault="00552557">
      <w:pPr>
        <w:tabs>
          <w:tab w:val="left" w:pos="5082"/>
        </w:tabs>
        <w:spacing w:line="240" w:lineRule="atLeast"/>
        <w:rPr>
          <w:rFonts w:ascii="Arial" w:eastAsia="SimSun" w:hAnsi="Arial" w:cs="Arial"/>
          <w:w w:val="90"/>
          <w:sz w:val="22"/>
          <w:szCs w:val="21"/>
        </w:rPr>
      </w:pPr>
    </w:p>
    <w:p w14:paraId="58925128" w14:textId="77777777" w:rsidR="005E697B" w:rsidRPr="00166BCC" w:rsidRDefault="005E697B">
      <w:pPr>
        <w:tabs>
          <w:tab w:val="left" w:pos="5082"/>
        </w:tabs>
        <w:spacing w:line="240" w:lineRule="atLeast"/>
        <w:rPr>
          <w:rFonts w:ascii="Arial" w:eastAsia="SimSun" w:hAnsi="Arial" w:cs="Arial"/>
          <w:w w:val="90"/>
          <w:sz w:val="22"/>
          <w:szCs w:val="21"/>
        </w:rPr>
      </w:pPr>
      <w:r w:rsidRPr="00166BCC">
        <w:rPr>
          <w:rFonts w:ascii="Arial" w:eastAsia="SimSun" w:hAnsi="Arial" w:cs="Arial"/>
          <w:w w:val="90"/>
          <w:sz w:val="22"/>
          <w:szCs w:val="21"/>
        </w:rPr>
        <w:t>鉴于买方愿意根据本合同的条款采购卖方生产的合同产品</w:t>
      </w:r>
      <w:r w:rsidRPr="00166BCC">
        <w:rPr>
          <w:rFonts w:ascii="Arial" w:eastAsia="SimSun" w:hAnsi="Arial" w:cs="Arial"/>
          <w:w w:val="90"/>
          <w:sz w:val="22"/>
          <w:szCs w:val="21"/>
        </w:rPr>
        <w:t>(</w:t>
      </w:r>
      <w:r w:rsidRPr="00166BCC">
        <w:rPr>
          <w:rFonts w:ascii="Arial" w:eastAsia="SimSun" w:hAnsi="Arial" w:cs="Arial"/>
          <w:w w:val="90"/>
          <w:sz w:val="22"/>
          <w:szCs w:val="21"/>
        </w:rPr>
        <w:t>定义如下</w:t>
      </w:r>
      <w:r w:rsidRPr="00166BCC">
        <w:rPr>
          <w:rFonts w:ascii="Arial" w:eastAsia="SimSun" w:hAnsi="Arial" w:cs="Arial"/>
          <w:w w:val="90"/>
          <w:sz w:val="22"/>
          <w:szCs w:val="21"/>
        </w:rPr>
        <w:t>)</w:t>
      </w:r>
      <w:r w:rsidRPr="00166BCC">
        <w:rPr>
          <w:rFonts w:ascii="Arial" w:eastAsia="SimSun" w:hAnsi="Arial" w:cs="Arial"/>
          <w:w w:val="90"/>
          <w:sz w:val="22"/>
          <w:szCs w:val="21"/>
        </w:rPr>
        <w:t>，卖方愿意根据本合同的条款向买方供应合同产品，双方经友好协商，协议如下：</w:t>
      </w:r>
    </w:p>
    <w:p w14:paraId="58925129" w14:textId="77777777" w:rsidR="005E697B" w:rsidRPr="00166BCC" w:rsidRDefault="005E697B">
      <w:pPr>
        <w:pStyle w:val="21"/>
        <w:rPr>
          <w:rFonts w:eastAsia="SimSun"/>
          <w:sz w:val="22"/>
          <w:szCs w:val="21"/>
        </w:rPr>
      </w:pPr>
      <w:r w:rsidRPr="00166BCC">
        <w:rPr>
          <w:rFonts w:eastAsia="SimSun"/>
          <w:b/>
          <w:sz w:val="22"/>
          <w:szCs w:val="21"/>
        </w:rPr>
        <w:t>Whereas</w:t>
      </w:r>
      <w:r w:rsidRPr="00166BCC">
        <w:rPr>
          <w:rFonts w:eastAsia="SimSun"/>
          <w:sz w:val="22"/>
          <w:szCs w:val="21"/>
        </w:rPr>
        <w:t xml:space="preserve"> the Buyer is willing to purchase Contract Products (</w:t>
      </w:r>
      <w:r w:rsidR="00A722E5" w:rsidRPr="00166BCC">
        <w:rPr>
          <w:rFonts w:eastAsia="SimSun"/>
          <w:sz w:val="22"/>
          <w:szCs w:val="21"/>
        </w:rPr>
        <w:t xml:space="preserve">as </w:t>
      </w:r>
      <w:r w:rsidRPr="00166BCC">
        <w:rPr>
          <w:rFonts w:eastAsia="SimSun"/>
          <w:sz w:val="22"/>
          <w:szCs w:val="21"/>
        </w:rPr>
        <w:t xml:space="preserve">defined below) manufactured by the Seller according to the terms and conditions of this Contract, and the Seller is willing to provide the Buyer with Contract Products according to the terms and conditions of this Contract, after friendly consultation, </w:t>
      </w:r>
      <w:r w:rsidR="00A722E5" w:rsidRPr="00166BCC">
        <w:rPr>
          <w:rFonts w:eastAsia="SimSun"/>
          <w:sz w:val="22"/>
          <w:szCs w:val="21"/>
        </w:rPr>
        <w:t xml:space="preserve">the Parties have </w:t>
      </w:r>
      <w:r w:rsidRPr="00166BCC">
        <w:rPr>
          <w:rFonts w:eastAsia="SimSun"/>
          <w:sz w:val="22"/>
          <w:szCs w:val="21"/>
        </w:rPr>
        <w:t xml:space="preserve">mutually agreed </w:t>
      </w:r>
      <w:r w:rsidR="00A722E5" w:rsidRPr="00166BCC">
        <w:rPr>
          <w:rFonts w:eastAsia="SimSun"/>
          <w:sz w:val="22"/>
          <w:szCs w:val="21"/>
        </w:rPr>
        <w:t>as follows</w:t>
      </w:r>
      <w:r w:rsidR="00CE5F64" w:rsidRPr="00166BCC">
        <w:rPr>
          <w:rFonts w:eastAsia="SimSun"/>
          <w:sz w:val="22"/>
          <w:szCs w:val="21"/>
        </w:rPr>
        <w:t>:</w:t>
      </w:r>
    </w:p>
    <w:p w14:paraId="5892512A" w14:textId="77777777" w:rsidR="005E697B" w:rsidRPr="00166BCC" w:rsidRDefault="005E697B">
      <w:pPr>
        <w:tabs>
          <w:tab w:val="left" w:pos="5082"/>
        </w:tabs>
        <w:spacing w:after="100" w:afterAutospacing="1" w:line="240" w:lineRule="atLeast"/>
        <w:rPr>
          <w:rFonts w:ascii="Arial" w:eastAsia="SimSun" w:hAnsi="Arial" w:cs="Arial"/>
          <w:w w:val="90"/>
          <w:sz w:val="22"/>
          <w:szCs w:val="21"/>
        </w:rPr>
      </w:pPr>
    </w:p>
    <w:p w14:paraId="5892512B"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释义</w:t>
      </w:r>
    </w:p>
    <w:p w14:paraId="5892512C" w14:textId="77777777" w:rsidR="005E697B" w:rsidRPr="00166BCC" w:rsidRDefault="005E697B">
      <w:pPr>
        <w:pStyle w:val="1"/>
        <w:tabs>
          <w:tab w:val="left" w:pos="5082"/>
        </w:tabs>
        <w:spacing w:after="100" w:afterAutospacing="1" w:line="240" w:lineRule="atLeast"/>
        <w:jc w:val="both"/>
        <w:rPr>
          <w:rFonts w:cs="Arial"/>
          <w:w w:val="90"/>
          <w:sz w:val="22"/>
          <w:szCs w:val="21"/>
        </w:rPr>
      </w:pPr>
      <w:r w:rsidRPr="00166BCC">
        <w:rPr>
          <w:rFonts w:cs="Arial"/>
          <w:w w:val="90"/>
          <w:sz w:val="22"/>
          <w:szCs w:val="21"/>
        </w:rPr>
        <w:t>Article 1 DEFINITION</w:t>
      </w:r>
    </w:p>
    <w:p w14:paraId="5892512D" w14:textId="77777777" w:rsidR="005E697B" w:rsidRPr="00166BCC" w:rsidRDefault="005E697B">
      <w:pPr>
        <w:numPr>
          <w:ilvl w:val="1"/>
          <w:numId w:val="3"/>
        </w:numPr>
        <w:tabs>
          <w:tab w:val="left" w:pos="5082"/>
        </w:tabs>
        <w:spacing w:after="100" w:afterAutospacing="1"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除非本合同上下文义另有所指，本合同中下列用语应适用如下定义：</w:t>
      </w:r>
    </w:p>
    <w:p w14:paraId="5892512E" w14:textId="77777777" w:rsidR="005E697B" w:rsidRPr="00166BCC" w:rsidRDefault="005E697B" w:rsidP="00A722E5">
      <w:pPr>
        <w:tabs>
          <w:tab w:val="left" w:pos="5082"/>
        </w:tabs>
        <w:ind w:left="856"/>
        <w:rPr>
          <w:rFonts w:ascii="Arial" w:eastAsia="SimSun" w:hAnsi="Arial" w:cs="Arial"/>
          <w:spacing w:val="-6"/>
          <w:w w:val="90"/>
          <w:sz w:val="22"/>
          <w:szCs w:val="21"/>
        </w:rPr>
      </w:pPr>
      <w:r w:rsidRPr="00166BCC">
        <w:rPr>
          <w:rFonts w:ascii="Arial" w:eastAsia="SimSun" w:hAnsi="Arial" w:cs="Arial"/>
          <w:w w:val="90"/>
          <w:sz w:val="22"/>
          <w:szCs w:val="21"/>
        </w:rPr>
        <w:t xml:space="preserve">Unless otherwise set forth in the context of this Contract, the following words in this Contract shall </w:t>
      </w:r>
      <w:r w:rsidRPr="00166BCC">
        <w:rPr>
          <w:rFonts w:ascii="Arial" w:eastAsia="SimSun" w:hAnsi="Arial" w:cs="Arial"/>
          <w:w w:val="90"/>
          <w:sz w:val="22"/>
          <w:szCs w:val="21"/>
        </w:rPr>
        <w:lastRenderedPageBreak/>
        <w:t>have the meanings as follows:</w:t>
      </w:r>
    </w:p>
    <w:p w14:paraId="5892512F" w14:textId="0F5A03B5" w:rsidR="0027291C" w:rsidRPr="00166BCC" w:rsidRDefault="005E697B">
      <w:pPr>
        <w:tabs>
          <w:tab w:val="left" w:pos="5082"/>
        </w:tabs>
        <w:spacing w:after="100" w:afterAutospacing="1" w:line="240" w:lineRule="atLeast"/>
        <w:ind w:left="850"/>
        <w:rPr>
          <w:rFonts w:ascii="Arial" w:eastAsia="SimSun" w:hAnsi="Arial" w:cs="Arial"/>
          <w:spacing w:val="-6"/>
          <w:w w:val="90"/>
          <w:sz w:val="22"/>
          <w:szCs w:val="21"/>
        </w:rPr>
      </w:pP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合同产品</w:t>
      </w:r>
      <w:r w:rsidRPr="00166BCC">
        <w:rPr>
          <w:rFonts w:ascii="Arial" w:eastAsia="SimSun" w:hAnsi="Arial" w:cs="Arial"/>
          <w:spacing w:val="-6"/>
          <w:w w:val="90"/>
          <w:sz w:val="22"/>
          <w:szCs w:val="21"/>
        </w:rPr>
        <w:t>”</w:t>
      </w:r>
      <w:r w:rsidR="009D1FCD" w:rsidRPr="00FF5C06">
        <w:rPr>
          <w:rFonts w:ascii="Arial" w:eastAsia="SimSun" w:hAnsi="Arial" w:cs="Arial"/>
          <w:spacing w:val="-6"/>
          <w:w w:val="90"/>
          <w:sz w:val="22"/>
          <w:szCs w:val="21"/>
        </w:rPr>
        <w:t>指卖方</w:t>
      </w:r>
      <w:r w:rsidR="00515CB1" w:rsidRPr="00FF5C06">
        <w:rPr>
          <w:rFonts w:ascii="Arial" w:eastAsia="SimSun" w:hAnsi="Arial" w:cs="Arial"/>
          <w:spacing w:val="-6"/>
          <w:w w:val="90"/>
          <w:sz w:val="22"/>
          <w:szCs w:val="21"/>
        </w:rPr>
        <w:t>销售</w:t>
      </w:r>
      <w:r w:rsidR="009D1FCD" w:rsidRPr="00FF5C06">
        <w:rPr>
          <w:rFonts w:ascii="Arial" w:eastAsia="SimSun" w:hAnsi="Arial" w:cs="Arial"/>
          <w:spacing w:val="-6"/>
          <w:w w:val="90"/>
          <w:sz w:val="22"/>
          <w:szCs w:val="21"/>
        </w:rPr>
        <w:t>的</w:t>
      </w:r>
      <w:r w:rsidR="009D1FCD" w:rsidRPr="00FF5C06">
        <w:rPr>
          <w:rFonts w:ascii="Arial" w:eastAsia="SimSun" w:hAnsi="Arial" w:cs="Arial"/>
          <w:spacing w:val="-6"/>
          <w:w w:val="90"/>
          <w:sz w:val="22"/>
          <w:szCs w:val="21"/>
        </w:rPr>
        <w:t xml:space="preserve"> </w:t>
      </w:r>
      <w:r w:rsidR="00300C51" w:rsidRPr="00FF5C06">
        <w:rPr>
          <w:rFonts w:ascii="Arial" w:eastAsia="SimSun" w:hAnsi="Arial" w:cs="Arial"/>
          <w:spacing w:val="-6"/>
          <w:w w:val="90"/>
          <w:sz w:val="22"/>
          <w:szCs w:val="21"/>
        </w:rPr>
        <w:t>[              ]</w:t>
      </w:r>
      <w:r w:rsidRPr="00FF5C06">
        <w:rPr>
          <w:rFonts w:ascii="Arial" w:eastAsia="SimSun" w:hAnsi="Arial" w:cs="Arial"/>
          <w:spacing w:val="-6"/>
          <w:w w:val="90"/>
          <w:sz w:val="22"/>
          <w:szCs w:val="21"/>
        </w:rPr>
        <w:t>。</w:t>
      </w:r>
    </w:p>
    <w:p w14:paraId="58925130" w14:textId="77777777" w:rsidR="0027291C" w:rsidRPr="00166BCC" w:rsidRDefault="005E697B">
      <w:pPr>
        <w:tabs>
          <w:tab w:val="left" w:pos="5082"/>
        </w:tabs>
        <w:spacing w:after="100" w:afterAutospacing="1" w:line="240" w:lineRule="atLeast"/>
        <w:ind w:left="850"/>
        <w:rPr>
          <w:rFonts w:ascii="Arial" w:eastAsia="SimSun" w:hAnsi="Arial" w:cs="Arial"/>
          <w:spacing w:val="-6"/>
          <w:w w:val="90"/>
          <w:sz w:val="22"/>
          <w:szCs w:val="21"/>
        </w:rPr>
      </w:pPr>
      <w:r w:rsidRPr="00166BCC">
        <w:rPr>
          <w:rFonts w:ascii="Arial" w:eastAsia="SimSun" w:hAnsi="Arial" w:cs="Arial"/>
          <w:spacing w:val="-6"/>
          <w:w w:val="90"/>
          <w:sz w:val="22"/>
          <w:szCs w:val="21"/>
        </w:rPr>
        <w:t>“</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指买方不时向卖方下达的采购合同产品的书面指令。</w:t>
      </w:r>
    </w:p>
    <w:p w14:paraId="58925131" w14:textId="1EDFC0D6" w:rsidR="005E697B" w:rsidRPr="00166BCC" w:rsidRDefault="005E697B">
      <w:pPr>
        <w:tabs>
          <w:tab w:val="left" w:pos="5082"/>
        </w:tabs>
        <w:spacing w:after="100" w:afterAutospacing="1" w:line="240" w:lineRule="atLeast"/>
        <w:ind w:left="850"/>
        <w:rPr>
          <w:rFonts w:ascii="Arial" w:eastAsia="SimSun" w:hAnsi="Arial" w:cs="Arial"/>
          <w:spacing w:val="-6"/>
          <w:w w:val="90"/>
          <w:sz w:val="22"/>
          <w:szCs w:val="21"/>
        </w:rPr>
      </w:pPr>
      <w:r w:rsidRPr="00166BCC">
        <w:rPr>
          <w:rFonts w:ascii="Arial" w:eastAsia="SimSun" w:hAnsi="Arial" w:cs="Arial"/>
          <w:spacing w:val="-6"/>
          <w:w w:val="90"/>
          <w:sz w:val="22"/>
          <w:szCs w:val="21"/>
        </w:rPr>
        <w:t>“</w:t>
      </w:r>
      <w:r w:rsidR="00FC5DDC" w:rsidRPr="00166BCC">
        <w:rPr>
          <w:rFonts w:ascii="Arial" w:eastAsia="SimSun" w:hAnsi="Arial" w:cs="Arial"/>
          <w:spacing w:val="-6"/>
          <w:w w:val="90"/>
          <w:sz w:val="22"/>
          <w:szCs w:val="21"/>
        </w:rPr>
        <w:t>质量</w:t>
      </w:r>
      <w:r w:rsidRPr="00166BCC">
        <w:rPr>
          <w:rFonts w:ascii="Arial" w:eastAsia="SimSun" w:hAnsi="Arial" w:cs="Arial"/>
          <w:spacing w:val="-6"/>
          <w:w w:val="90"/>
          <w:sz w:val="22"/>
          <w:szCs w:val="21"/>
        </w:rPr>
        <w:t>规格</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指合同产品的技术要求和规格，</w:t>
      </w:r>
      <w:r w:rsidR="00406F63" w:rsidRPr="00FF5C06">
        <w:rPr>
          <w:rFonts w:ascii="Arial" w:eastAsia="SimSun" w:hAnsi="Arial" w:cs="Arial"/>
          <w:spacing w:val="-6"/>
          <w:w w:val="90"/>
          <w:sz w:val="22"/>
          <w:szCs w:val="21"/>
        </w:rPr>
        <w:t>包括</w:t>
      </w:r>
      <w:r w:rsidR="00B2156B" w:rsidRPr="00FF5C06">
        <w:rPr>
          <w:rFonts w:ascii="Arial" w:eastAsia="SimSun" w:hAnsi="Arial" w:cs="Arial"/>
          <w:spacing w:val="-6"/>
          <w:w w:val="90"/>
          <w:sz w:val="22"/>
          <w:szCs w:val="21"/>
        </w:rPr>
        <w:t xml:space="preserve"> </w:t>
      </w:r>
      <w:r w:rsidR="00300C51" w:rsidRPr="00FF5C06">
        <w:rPr>
          <w:rFonts w:ascii="Arial" w:eastAsia="SimSun" w:hAnsi="Arial" w:cs="Arial"/>
          <w:spacing w:val="-6"/>
          <w:w w:val="90"/>
          <w:sz w:val="22"/>
          <w:szCs w:val="21"/>
        </w:rPr>
        <w:t>[            ]</w:t>
      </w:r>
      <w:r w:rsidR="00300C51" w:rsidRPr="00FF5C06">
        <w:rPr>
          <w:rFonts w:ascii="Arial" w:eastAsia="SimSun" w:hAnsi="Arial" w:cs="Arial"/>
          <w:spacing w:val="-6"/>
          <w:w w:val="90"/>
          <w:sz w:val="22"/>
          <w:szCs w:val="21"/>
        </w:rPr>
        <w:t>质量规格书</w:t>
      </w:r>
      <w:r w:rsidR="00C2579C" w:rsidRPr="00166BCC">
        <w:rPr>
          <w:rFonts w:ascii="Arial" w:eastAsia="SimSun" w:hAnsi="Arial" w:cs="Arial"/>
          <w:spacing w:val="-6"/>
          <w:w w:val="90"/>
          <w:sz w:val="22"/>
          <w:szCs w:val="21"/>
        </w:rPr>
        <w:t xml:space="preserve">, </w:t>
      </w:r>
      <w:r w:rsidR="00C2579C" w:rsidRPr="00166BCC">
        <w:rPr>
          <w:rFonts w:ascii="Arial" w:eastAsia="SimSun" w:hAnsi="Arial" w:cs="Arial"/>
          <w:spacing w:val="-6"/>
          <w:w w:val="90"/>
          <w:sz w:val="22"/>
          <w:szCs w:val="21"/>
        </w:rPr>
        <w:t>任何改变须由双方书面同意</w:t>
      </w:r>
      <w:r w:rsidRPr="00166BCC">
        <w:rPr>
          <w:rFonts w:ascii="Arial" w:eastAsia="SimSun" w:hAnsi="Arial" w:cs="Arial"/>
          <w:spacing w:val="-6"/>
          <w:w w:val="90"/>
          <w:sz w:val="22"/>
          <w:szCs w:val="21"/>
        </w:rPr>
        <w:t>。</w:t>
      </w:r>
    </w:p>
    <w:p w14:paraId="58925132" w14:textId="7C3B708E" w:rsidR="00A722E5" w:rsidRPr="00FF5C06" w:rsidRDefault="005E697B" w:rsidP="00A722E5">
      <w:pPr>
        <w:tabs>
          <w:tab w:val="left" w:pos="5082"/>
        </w:tabs>
        <w:spacing w:after="100" w:afterAutospacing="1" w:line="240" w:lineRule="atLeast"/>
        <w:ind w:left="3420" w:hanging="2570"/>
        <w:rPr>
          <w:rFonts w:ascii="Arial" w:eastAsia="SimSun" w:hAnsi="Arial" w:cs="Arial"/>
          <w:w w:val="90"/>
          <w:sz w:val="22"/>
          <w:szCs w:val="21"/>
        </w:rPr>
      </w:pPr>
      <w:r w:rsidRPr="00166BCC">
        <w:rPr>
          <w:rFonts w:ascii="Arial" w:eastAsia="SimSun" w:hAnsi="Arial" w:cs="Arial"/>
          <w:w w:val="90"/>
          <w:sz w:val="22"/>
          <w:szCs w:val="21"/>
        </w:rPr>
        <w:t xml:space="preserve">“Contract Products” </w:t>
      </w:r>
      <w:r w:rsidR="00A722E5" w:rsidRPr="00166BCC">
        <w:rPr>
          <w:rFonts w:ascii="Arial" w:eastAsia="SimSun" w:hAnsi="Arial" w:cs="Arial"/>
          <w:w w:val="90"/>
          <w:sz w:val="22"/>
          <w:szCs w:val="21"/>
        </w:rPr>
        <w:tab/>
      </w:r>
      <w:r w:rsidRPr="00FF5C06">
        <w:rPr>
          <w:rFonts w:ascii="Arial" w:eastAsia="SimSun" w:hAnsi="Arial" w:cs="Arial"/>
          <w:w w:val="90"/>
          <w:sz w:val="22"/>
          <w:szCs w:val="21"/>
        </w:rPr>
        <w:t xml:space="preserve">means </w:t>
      </w:r>
      <w:r w:rsidR="00300C51" w:rsidRPr="00FF5C06">
        <w:rPr>
          <w:rFonts w:ascii="Arial" w:eastAsia="SimSun" w:hAnsi="Arial" w:cs="Arial"/>
          <w:w w:val="90"/>
          <w:sz w:val="22"/>
          <w:szCs w:val="21"/>
        </w:rPr>
        <w:t xml:space="preserve">[             </w:t>
      </w:r>
      <w:proofErr w:type="gramStart"/>
      <w:r w:rsidR="00300C51" w:rsidRPr="00FF5C06">
        <w:rPr>
          <w:rFonts w:ascii="Arial" w:eastAsia="SimSun" w:hAnsi="Arial" w:cs="Arial"/>
          <w:w w:val="90"/>
          <w:sz w:val="22"/>
          <w:szCs w:val="21"/>
        </w:rPr>
        <w:t xml:space="preserve">  ]</w:t>
      </w:r>
      <w:proofErr w:type="gramEnd"/>
      <w:r w:rsidRPr="00FF5C06">
        <w:rPr>
          <w:rFonts w:ascii="Arial" w:eastAsia="SimSun" w:hAnsi="Arial" w:cs="Arial"/>
          <w:w w:val="90"/>
          <w:sz w:val="22"/>
          <w:szCs w:val="21"/>
        </w:rPr>
        <w:t xml:space="preserve"> manufactured by the Selle</w:t>
      </w:r>
      <w:r w:rsidR="00B2156B" w:rsidRPr="00FF5C06">
        <w:rPr>
          <w:rFonts w:ascii="Arial" w:eastAsia="SimSun" w:hAnsi="Arial" w:cs="Arial"/>
          <w:w w:val="90"/>
          <w:sz w:val="22"/>
          <w:szCs w:val="21"/>
        </w:rPr>
        <w:t>r</w:t>
      </w:r>
      <w:r w:rsidRPr="00FF5C06">
        <w:rPr>
          <w:rFonts w:ascii="Arial" w:eastAsia="SimSun" w:hAnsi="Arial" w:cs="Arial"/>
          <w:w w:val="90"/>
          <w:sz w:val="22"/>
          <w:szCs w:val="21"/>
        </w:rPr>
        <w:t xml:space="preserve">. </w:t>
      </w:r>
    </w:p>
    <w:p w14:paraId="58925133" w14:textId="77777777" w:rsidR="00A722E5" w:rsidRPr="00FF5C06" w:rsidRDefault="005E697B" w:rsidP="00A722E5">
      <w:pPr>
        <w:tabs>
          <w:tab w:val="left" w:pos="5082"/>
        </w:tabs>
        <w:spacing w:after="100" w:afterAutospacing="1" w:line="240" w:lineRule="atLeast"/>
        <w:ind w:left="3420" w:hanging="2570"/>
        <w:rPr>
          <w:rFonts w:ascii="Arial" w:eastAsia="SimSun" w:hAnsi="Arial" w:cs="Arial"/>
          <w:w w:val="90"/>
          <w:sz w:val="22"/>
          <w:szCs w:val="21"/>
        </w:rPr>
      </w:pPr>
      <w:r w:rsidRPr="00FF5C06">
        <w:rPr>
          <w:rFonts w:ascii="Arial" w:eastAsia="SimSun" w:hAnsi="Arial" w:cs="Arial"/>
          <w:w w:val="90"/>
          <w:sz w:val="22"/>
          <w:szCs w:val="21"/>
        </w:rPr>
        <w:t xml:space="preserve">“Orders” </w:t>
      </w:r>
      <w:r w:rsidR="00A722E5" w:rsidRPr="00FF5C06">
        <w:rPr>
          <w:rFonts w:ascii="Arial" w:eastAsia="SimSun" w:hAnsi="Arial" w:cs="Arial"/>
          <w:w w:val="90"/>
          <w:sz w:val="22"/>
          <w:szCs w:val="21"/>
        </w:rPr>
        <w:tab/>
      </w:r>
      <w:r w:rsidRPr="00FF5C06">
        <w:rPr>
          <w:rFonts w:ascii="Arial" w:eastAsia="SimSun" w:hAnsi="Arial" w:cs="Arial"/>
          <w:w w:val="90"/>
          <w:sz w:val="22"/>
          <w:szCs w:val="21"/>
        </w:rPr>
        <w:t xml:space="preserve">means written instruction for purchasing Contract Products which is made by the Buyer to the Seller from time to time. </w:t>
      </w:r>
    </w:p>
    <w:p w14:paraId="58925134" w14:textId="08F58692" w:rsidR="005E697B" w:rsidRPr="00166BCC" w:rsidRDefault="005E697B" w:rsidP="00A722E5">
      <w:pPr>
        <w:tabs>
          <w:tab w:val="left" w:pos="5082"/>
        </w:tabs>
        <w:spacing w:after="100" w:afterAutospacing="1" w:line="240" w:lineRule="atLeast"/>
        <w:ind w:left="3420" w:hanging="2570"/>
        <w:rPr>
          <w:rFonts w:ascii="Arial" w:eastAsia="SimSun" w:hAnsi="Arial" w:cs="Arial"/>
          <w:w w:val="90"/>
          <w:sz w:val="22"/>
          <w:szCs w:val="21"/>
        </w:rPr>
      </w:pPr>
      <w:r w:rsidRPr="00FF5C06">
        <w:rPr>
          <w:rFonts w:ascii="Arial" w:eastAsia="SimSun" w:hAnsi="Arial" w:cs="Arial"/>
          <w:w w:val="90"/>
          <w:sz w:val="22"/>
          <w:szCs w:val="21"/>
        </w:rPr>
        <w:t>“</w:t>
      </w:r>
      <w:r w:rsidR="00FC5DDC" w:rsidRPr="00FF5C06">
        <w:rPr>
          <w:rFonts w:ascii="Arial" w:eastAsia="SimSun" w:hAnsi="Arial" w:cs="Arial"/>
          <w:w w:val="90"/>
          <w:sz w:val="22"/>
          <w:szCs w:val="21"/>
        </w:rPr>
        <w:t>Quality</w:t>
      </w:r>
      <w:r w:rsidRPr="00FF5C06">
        <w:rPr>
          <w:rFonts w:ascii="Arial" w:eastAsia="SimSun" w:hAnsi="Arial" w:cs="Arial"/>
          <w:w w:val="90"/>
          <w:sz w:val="22"/>
          <w:szCs w:val="21"/>
        </w:rPr>
        <w:t xml:space="preserve"> Specifications” means technological requirements and specifications of Contract Products, including </w:t>
      </w:r>
      <w:r w:rsidR="00300C51" w:rsidRPr="00FF5C06">
        <w:rPr>
          <w:rFonts w:ascii="Arial" w:eastAsia="SimSun" w:hAnsi="Arial" w:cs="Arial"/>
          <w:w w:val="90"/>
          <w:sz w:val="22"/>
          <w:szCs w:val="21"/>
        </w:rPr>
        <w:t xml:space="preserve">[              </w:t>
      </w:r>
      <w:proofErr w:type="gramStart"/>
      <w:r w:rsidR="00300C51" w:rsidRPr="00FF5C06">
        <w:rPr>
          <w:rFonts w:ascii="Arial" w:eastAsia="SimSun" w:hAnsi="Arial" w:cs="Arial"/>
          <w:w w:val="90"/>
          <w:sz w:val="22"/>
          <w:szCs w:val="21"/>
        </w:rPr>
        <w:t xml:space="preserve">  ]</w:t>
      </w:r>
      <w:proofErr w:type="gramEnd"/>
      <w:r w:rsidR="00C2579C" w:rsidRPr="00FF5C06">
        <w:rPr>
          <w:rFonts w:ascii="Arial" w:eastAsia="SimSun" w:hAnsi="Arial" w:cs="Arial"/>
          <w:w w:val="90"/>
          <w:sz w:val="22"/>
          <w:szCs w:val="21"/>
        </w:rPr>
        <w:t xml:space="preserve"> </w:t>
      </w:r>
      <w:r w:rsidR="00B033E4" w:rsidRPr="00FF5C06">
        <w:rPr>
          <w:rFonts w:ascii="Arial" w:eastAsia="SimSun" w:hAnsi="Arial" w:cs="Arial"/>
          <w:w w:val="90"/>
          <w:sz w:val="22"/>
          <w:szCs w:val="21"/>
        </w:rPr>
        <w:t xml:space="preserve">quality specification letter, </w:t>
      </w:r>
      <w:r w:rsidR="00C2579C" w:rsidRPr="00FF5C06">
        <w:rPr>
          <w:rFonts w:ascii="Arial" w:eastAsia="SimSun" w:hAnsi="Arial" w:cs="Arial"/>
          <w:w w:val="90"/>
          <w:sz w:val="22"/>
          <w:szCs w:val="21"/>
        </w:rPr>
        <w:t>any revision needed to be agreed by Parties</w:t>
      </w:r>
      <w:r w:rsidR="00C2579C" w:rsidRPr="00166BCC">
        <w:rPr>
          <w:rFonts w:ascii="Arial" w:eastAsia="SimSun" w:hAnsi="Arial" w:cs="Arial"/>
          <w:w w:val="90"/>
          <w:sz w:val="22"/>
          <w:szCs w:val="21"/>
        </w:rPr>
        <w:t>.</w:t>
      </w:r>
    </w:p>
    <w:p w14:paraId="58925135" w14:textId="77777777" w:rsidR="00406F63" w:rsidRPr="00166BCC" w:rsidRDefault="00406F63" w:rsidP="00A722E5">
      <w:pPr>
        <w:tabs>
          <w:tab w:val="left" w:pos="5082"/>
        </w:tabs>
        <w:spacing w:after="100" w:afterAutospacing="1" w:line="240" w:lineRule="atLeast"/>
        <w:ind w:left="3420" w:hanging="2570"/>
        <w:rPr>
          <w:rFonts w:ascii="Arial" w:eastAsia="SimSun" w:hAnsi="Arial" w:cs="Arial"/>
          <w:w w:val="90"/>
          <w:sz w:val="22"/>
          <w:szCs w:val="21"/>
        </w:rPr>
      </w:pPr>
    </w:p>
    <w:p w14:paraId="58925136"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订单及其确认</w:t>
      </w:r>
    </w:p>
    <w:p w14:paraId="58925137" w14:textId="77777777" w:rsidR="005E697B" w:rsidRPr="00166BCC" w:rsidRDefault="005E697B" w:rsidP="00E0627D">
      <w:pPr>
        <w:pStyle w:val="1"/>
        <w:tabs>
          <w:tab w:val="left" w:pos="5082"/>
        </w:tabs>
        <w:spacing w:after="100" w:afterAutospacing="1" w:line="240" w:lineRule="atLeast"/>
        <w:jc w:val="both"/>
        <w:rPr>
          <w:rFonts w:cs="Arial"/>
          <w:w w:val="90"/>
          <w:sz w:val="22"/>
          <w:szCs w:val="21"/>
        </w:rPr>
      </w:pPr>
      <w:r w:rsidRPr="00166BCC">
        <w:rPr>
          <w:rFonts w:cs="Arial"/>
          <w:w w:val="90"/>
          <w:sz w:val="22"/>
          <w:szCs w:val="21"/>
        </w:rPr>
        <w:t xml:space="preserve">Article </w:t>
      </w:r>
      <w:r w:rsidR="00E0627D" w:rsidRPr="00166BCC">
        <w:rPr>
          <w:rFonts w:cs="Arial"/>
          <w:w w:val="90"/>
          <w:sz w:val="22"/>
          <w:szCs w:val="21"/>
        </w:rPr>
        <w:t>2 ORDERS</w:t>
      </w:r>
      <w:r w:rsidRPr="00166BCC">
        <w:rPr>
          <w:rFonts w:cs="Arial"/>
          <w:w w:val="90"/>
          <w:sz w:val="22"/>
          <w:szCs w:val="21"/>
        </w:rPr>
        <w:t xml:space="preserve"> AND CONFIRMATION</w:t>
      </w:r>
    </w:p>
    <w:p w14:paraId="58925138" w14:textId="77777777" w:rsidR="003860DF" w:rsidRPr="00166BCC" w:rsidRDefault="005E697B" w:rsidP="003860DF">
      <w:pPr>
        <w:numPr>
          <w:ilvl w:val="1"/>
          <w:numId w:val="8"/>
        </w:numPr>
        <w:tabs>
          <w:tab w:val="left" w:pos="5082"/>
        </w:tabs>
        <w:spacing w:line="240" w:lineRule="atLeast"/>
        <w:ind w:left="856" w:hanging="856"/>
        <w:rPr>
          <w:rFonts w:ascii="Arial" w:eastAsia="SimSun" w:hAnsi="Arial" w:cs="Arial"/>
          <w:spacing w:val="-6"/>
          <w:w w:val="90"/>
          <w:sz w:val="22"/>
          <w:szCs w:val="21"/>
        </w:rPr>
      </w:pPr>
      <w:r w:rsidRPr="00166BCC">
        <w:rPr>
          <w:rFonts w:ascii="Arial" w:eastAsia="SimSun" w:hAnsi="Arial" w:cs="Arial"/>
          <w:spacing w:val="-6"/>
          <w:w w:val="90"/>
          <w:sz w:val="22"/>
          <w:szCs w:val="21"/>
        </w:rPr>
        <w:t>买方发出的</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应包含合同产品的品名、规格、价格</w:t>
      </w:r>
      <w:r w:rsidRPr="00166BCC">
        <w:rPr>
          <w:rFonts w:ascii="Arial" w:eastAsia="SimSun" w:hAnsi="Arial" w:cs="Arial"/>
          <w:spacing w:val="-6"/>
          <w:w w:val="90"/>
          <w:sz w:val="22"/>
          <w:szCs w:val="21"/>
        </w:rPr>
        <w:t>(</w:t>
      </w:r>
      <w:r w:rsidR="000E0368" w:rsidRPr="00166BCC">
        <w:rPr>
          <w:rFonts w:ascii="Arial" w:eastAsia="SimSun" w:hAnsi="Arial" w:cs="Arial"/>
          <w:spacing w:val="-6"/>
          <w:w w:val="90"/>
          <w:sz w:val="22"/>
          <w:szCs w:val="21"/>
        </w:rPr>
        <w:t>根据本合同约定</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、付款条件、交货时间，或买方认为必要其他事项，卖方应在</w:t>
      </w:r>
      <w:r w:rsidR="00C2579C" w:rsidRPr="00166BCC">
        <w:rPr>
          <w:rFonts w:ascii="Arial" w:eastAsia="SimSun" w:hAnsi="Arial" w:cs="Arial"/>
          <w:spacing w:val="-6"/>
          <w:w w:val="90"/>
          <w:sz w:val="22"/>
          <w:szCs w:val="21"/>
        </w:rPr>
        <w:t>5</w:t>
      </w:r>
      <w:r w:rsidRPr="00166BCC">
        <w:rPr>
          <w:rFonts w:ascii="Arial" w:eastAsia="SimSun" w:hAnsi="Arial" w:cs="Arial"/>
          <w:spacing w:val="-6"/>
          <w:w w:val="90"/>
          <w:sz w:val="22"/>
          <w:szCs w:val="21"/>
        </w:rPr>
        <w:t>(</w:t>
      </w:r>
      <w:r w:rsidR="00C2579C" w:rsidRPr="00166BCC">
        <w:rPr>
          <w:rFonts w:ascii="Arial" w:eastAsia="SimSun" w:hAnsi="Arial" w:cs="Arial"/>
          <w:spacing w:val="-6"/>
          <w:w w:val="90"/>
          <w:sz w:val="22"/>
          <w:szCs w:val="21"/>
        </w:rPr>
        <w:t>五</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个营业日内予以书面确认接受或拒绝</w:t>
      </w:r>
      <w:r w:rsidR="00DD51B6"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除非买方在</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内明确要求卖方在更短的时间内确认</w:t>
      </w:r>
      <w:r w:rsidR="00DD51B6"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w:t>
      </w:r>
    </w:p>
    <w:p w14:paraId="58925139" w14:textId="77777777" w:rsidR="005E697B" w:rsidRPr="00166BCC" w:rsidRDefault="005E697B" w:rsidP="003860DF">
      <w:pPr>
        <w:tabs>
          <w:tab w:val="left" w:pos="5082"/>
        </w:tabs>
        <w:spacing w:after="100" w:afterAutospacing="1" w:line="240" w:lineRule="atLeast"/>
        <w:ind w:left="855"/>
        <w:rPr>
          <w:rFonts w:ascii="Arial" w:eastAsia="SimSun" w:hAnsi="Arial" w:cs="Arial"/>
          <w:spacing w:val="-6"/>
          <w:w w:val="90"/>
          <w:sz w:val="22"/>
          <w:szCs w:val="21"/>
        </w:rPr>
      </w:pPr>
      <w:r w:rsidRPr="00166BCC">
        <w:rPr>
          <w:rFonts w:ascii="Arial" w:eastAsia="SimSun" w:hAnsi="Arial" w:cs="Arial"/>
          <w:w w:val="90"/>
          <w:sz w:val="22"/>
          <w:szCs w:val="21"/>
        </w:rPr>
        <w:t>Orders made by the Buyer shall include the name, specification, price (</w:t>
      </w:r>
      <w:r w:rsidR="000E0368" w:rsidRPr="00166BCC">
        <w:rPr>
          <w:rFonts w:ascii="Arial" w:eastAsia="SimSun" w:hAnsi="Arial" w:cs="Arial"/>
          <w:w w:val="90"/>
          <w:sz w:val="22"/>
          <w:szCs w:val="21"/>
        </w:rPr>
        <w:t xml:space="preserve">pursuant to the relevant provisions of this </w:t>
      </w:r>
      <w:r w:rsidR="00101775" w:rsidRPr="00166BCC">
        <w:rPr>
          <w:rFonts w:ascii="Arial" w:eastAsia="SimSun" w:hAnsi="Arial" w:cs="Arial"/>
          <w:w w:val="90"/>
          <w:sz w:val="22"/>
          <w:szCs w:val="21"/>
        </w:rPr>
        <w:t>Contract</w:t>
      </w:r>
      <w:r w:rsidRPr="00166BCC">
        <w:rPr>
          <w:rFonts w:ascii="Arial" w:eastAsia="SimSun" w:hAnsi="Arial" w:cs="Arial"/>
          <w:w w:val="90"/>
          <w:sz w:val="22"/>
          <w:szCs w:val="21"/>
        </w:rPr>
        <w:t xml:space="preserve">), delivery time, or other items deemed necessary by the Buyer. The Seller shall make written confirmation on whether to accept or refuse </w:t>
      </w:r>
      <w:r w:rsidR="00406F63" w:rsidRPr="00166BCC">
        <w:rPr>
          <w:rFonts w:ascii="Arial" w:eastAsia="SimSun" w:hAnsi="Arial" w:cs="Arial"/>
          <w:w w:val="90"/>
          <w:sz w:val="22"/>
          <w:szCs w:val="21"/>
        </w:rPr>
        <w:t xml:space="preserve">in </w:t>
      </w:r>
      <w:r w:rsidR="00C2579C" w:rsidRPr="00166BCC">
        <w:rPr>
          <w:rFonts w:ascii="Arial" w:eastAsia="SimSun" w:hAnsi="Arial" w:cs="Arial"/>
          <w:w w:val="90"/>
          <w:sz w:val="22"/>
          <w:szCs w:val="21"/>
        </w:rPr>
        <w:t>5</w:t>
      </w:r>
      <w:r w:rsidR="003860DF" w:rsidRPr="00166BCC">
        <w:rPr>
          <w:rFonts w:ascii="Arial" w:eastAsia="SimSun" w:hAnsi="Arial" w:cs="Arial"/>
          <w:w w:val="90"/>
          <w:sz w:val="22"/>
          <w:szCs w:val="21"/>
        </w:rPr>
        <w:t xml:space="preserve"> </w:t>
      </w:r>
      <w:r w:rsidR="00406F63" w:rsidRPr="00166BCC">
        <w:rPr>
          <w:rFonts w:ascii="Arial" w:eastAsia="SimSun" w:hAnsi="Arial" w:cs="Arial"/>
          <w:w w:val="90"/>
          <w:sz w:val="22"/>
          <w:szCs w:val="21"/>
        </w:rPr>
        <w:t>(</w:t>
      </w:r>
      <w:r w:rsidR="00C2579C" w:rsidRPr="00166BCC">
        <w:rPr>
          <w:rFonts w:ascii="Arial" w:eastAsia="SimSun" w:hAnsi="Arial" w:cs="Arial"/>
          <w:w w:val="90"/>
          <w:sz w:val="22"/>
          <w:szCs w:val="21"/>
        </w:rPr>
        <w:t>Five</w:t>
      </w:r>
      <w:r w:rsidRPr="00166BCC">
        <w:rPr>
          <w:rFonts w:ascii="Arial" w:eastAsia="SimSun" w:hAnsi="Arial" w:cs="Arial"/>
          <w:w w:val="90"/>
          <w:sz w:val="22"/>
          <w:szCs w:val="21"/>
        </w:rPr>
        <w:t>) business days (unless the Buyer requests, explicitly in the Orders, the Seller to confirm in a shorter period of time.).</w:t>
      </w:r>
    </w:p>
    <w:p w14:paraId="5892513A" w14:textId="77777777" w:rsidR="005E697B" w:rsidRPr="00166BCC" w:rsidRDefault="005E697B">
      <w:pPr>
        <w:numPr>
          <w:ilvl w:val="1"/>
          <w:numId w:val="8"/>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本合同的条款应适用于</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，除非</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明确排除本合同部分或全部条款的适用。对本合同条款的任何变更，应以书面方式进行。</w:t>
      </w:r>
    </w:p>
    <w:p w14:paraId="5892513B" w14:textId="77777777" w:rsidR="005E697B" w:rsidRPr="00166BCC" w:rsidRDefault="005E697B">
      <w:pPr>
        <w:tabs>
          <w:tab w:val="left" w:pos="745"/>
        </w:tabs>
        <w:spacing w:line="240" w:lineRule="atLeast"/>
        <w:ind w:left="850"/>
        <w:rPr>
          <w:rFonts w:ascii="Arial" w:eastAsia="SimSun" w:hAnsi="Arial" w:cs="Arial"/>
          <w:w w:val="90"/>
          <w:sz w:val="22"/>
          <w:szCs w:val="21"/>
        </w:rPr>
      </w:pPr>
      <w:r w:rsidRPr="00166BCC">
        <w:rPr>
          <w:rFonts w:ascii="Arial" w:eastAsia="SimSun" w:hAnsi="Arial" w:cs="Arial"/>
          <w:w w:val="90"/>
          <w:sz w:val="22"/>
          <w:szCs w:val="21"/>
        </w:rPr>
        <w:t xml:space="preserve">All the provisions of this Contract shall apply to the Orders, unless the application of part or all of the provisions of this Contract is explicitly excluded in the Orders. Any changes to the provisions of </w:t>
      </w:r>
      <w:r w:rsidR="00DD51B6" w:rsidRPr="00166BCC">
        <w:rPr>
          <w:rFonts w:ascii="Arial" w:eastAsia="SimSun" w:hAnsi="Arial" w:cs="Arial"/>
          <w:w w:val="90"/>
          <w:sz w:val="22"/>
          <w:szCs w:val="21"/>
        </w:rPr>
        <w:t>this Contract</w:t>
      </w:r>
      <w:r w:rsidRPr="00166BCC">
        <w:rPr>
          <w:rFonts w:ascii="Arial" w:eastAsia="SimSun" w:hAnsi="Arial" w:cs="Arial"/>
          <w:w w:val="90"/>
          <w:sz w:val="22"/>
          <w:szCs w:val="21"/>
        </w:rPr>
        <w:t xml:space="preserve"> shall be made in written.</w:t>
      </w:r>
    </w:p>
    <w:p w14:paraId="5892513C" w14:textId="77777777" w:rsidR="003860DF" w:rsidRPr="00166BCC" w:rsidRDefault="003860DF" w:rsidP="003860DF">
      <w:pPr>
        <w:tabs>
          <w:tab w:val="left" w:pos="745"/>
        </w:tabs>
        <w:spacing w:line="240" w:lineRule="atLeast"/>
        <w:rPr>
          <w:rFonts w:ascii="Arial" w:eastAsia="SimSun" w:hAnsi="Arial" w:cs="Arial"/>
          <w:spacing w:val="-6"/>
          <w:w w:val="90"/>
          <w:sz w:val="22"/>
          <w:szCs w:val="21"/>
        </w:rPr>
      </w:pPr>
    </w:p>
    <w:p w14:paraId="5892513D" w14:textId="77777777" w:rsidR="005E697B" w:rsidRPr="00166BCC" w:rsidRDefault="00DD51B6">
      <w:pPr>
        <w:numPr>
          <w:ilvl w:val="1"/>
          <w:numId w:val="8"/>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买方</w:t>
      </w:r>
      <w:r w:rsidR="005E697B" w:rsidRPr="00166BCC">
        <w:rPr>
          <w:rFonts w:ascii="Arial" w:eastAsia="SimSun" w:hAnsi="Arial" w:cs="Arial"/>
          <w:spacing w:val="-6"/>
          <w:w w:val="90"/>
          <w:sz w:val="22"/>
          <w:szCs w:val="21"/>
        </w:rPr>
        <w:t>保证其已经获得了所有必要的权力、授权和许可签署本合同并履行本合同。</w:t>
      </w:r>
    </w:p>
    <w:p w14:paraId="5892513E" w14:textId="77777777" w:rsidR="005E697B" w:rsidRPr="00166BCC" w:rsidRDefault="005E697B">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w w:val="90"/>
          <w:sz w:val="22"/>
          <w:szCs w:val="21"/>
        </w:rPr>
        <w:t xml:space="preserve">        </w:t>
      </w:r>
      <w:r w:rsidRPr="00166BCC">
        <w:rPr>
          <w:rFonts w:ascii="Arial" w:eastAsia="SimSun" w:hAnsi="Arial" w:cs="Arial"/>
          <w:w w:val="90"/>
          <w:sz w:val="22"/>
          <w:szCs w:val="21"/>
        </w:rPr>
        <w:tab/>
        <w:t xml:space="preserve">The </w:t>
      </w:r>
      <w:r w:rsidR="001376ED" w:rsidRPr="00166BCC">
        <w:rPr>
          <w:rFonts w:ascii="Arial" w:eastAsia="SimSun" w:hAnsi="Arial" w:cs="Arial"/>
          <w:w w:val="90"/>
          <w:sz w:val="22"/>
          <w:szCs w:val="21"/>
        </w:rPr>
        <w:t>Buyer</w:t>
      </w:r>
      <w:r w:rsidRPr="00166BCC">
        <w:rPr>
          <w:rFonts w:ascii="Arial" w:eastAsia="SimSun" w:hAnsi="Arial" w:cs="Arial"/>
          <w:w w:val="90"/>
          <w:sz w:val="22"/>
          <w:szCs w:val="21"/>
        </w:rPr>
        <w:t xml:space="preserve"> warrants that it has obtained all necessary power, authority and permission to execute and fulfill this Contract.</w:t>
      </w:r>
    </w:p>
    <w:p w14:paraId="5892513F" w14:textId="77777777" w:rsidR="005E697B" w:rsidRPr="00166BCC" w:rsidRDefault="005E697B">
      <w:pPr>
        <w:tabs>
          <w:tab w:val="left" w:pos="5082"/>
        </w:tabs>
        <w:spacing w:line="240" w:lineRule="atLeast"/>
        <w:ind w:left="851" w:hanging="851"/>
        <w:rPr>
          <w:rFonts w:ascii="Arial" w:eastAsia="SimSun" w:hAnsi="Arial" w:cs="Arial"/>
          <w:spacing w:val="-6"/>
          <w:w w:val="90"/>
          <w:sz w:val="22"/>
          <w:szCs w:val="21"/>
        </w:rPr>
      </w:pPr>
    </w:p>
    <w:p w14:paraId="58925140" w14:textId="77777777" w:rsidR="00300C51" w:rsidRPr="00166BCC" w:rsidRDefault="00300C51" w:rsidP="00300C51">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数量</w:t>
      </w:r>
    </w:p>
    <w:p w14:paraId="58925141" w14:textId="77777777" w:rsidR="00300C51" w:rsidRPr="00166BCC" w:rsidRDefault="00300C51" w:rsidP="00300C51">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3 QUANTITY</w:t>
      </w:r>
    </w:p>
    <w:p w14:paraId="58925142" w14:textId="77777777" w:rsidR="00300C51" w:rsidRPr="00FF5C06" w:rsidRDefault="00300C51" w:rsidP="00300C51">
      <w:pPr>
        <w:numPr>
          <w:ilvl w:val="1"/>
          <w:numId w:val="16"/>
        </w:numPr>
        <w:tabs>
          <w:tab w:val="left" w:pos="5082"/>
        </w:tabs>
        <w:spacing w:line="240" w:lineRule="atLeast"/>
        <w:rPr>
          <w:rFonts w:ascii="Arial" w:eastAsia="SimSun" w:hAnsi="Arial" w:cs="Arial"/>
          <w:spacing w:val="-6"/>
          <w:w w:val="90"/>
          <w:sz w:val="22"/>
          <w:szCs w:val="21"/>
        </w:rPr>
      </w:pPr>
      <w:r w:rsidRPr="00FF5C06">
        <w:rPr>
          <w:rFonts w:ascii="Arial" w:eastAsia="SimSun" w:hAnsi="Arial" w:cs="Arial"/>
          <w:spacing w:val="-6"/>
          <w:w w:val="90"/>
          <w:sz w:val="22"/>
          <w:szCs w:val="21"/>
        </w:rPr>
        <w:t>买方预计将于</w:t>
      </w:r>
      <w:r w:rsidRPr="00FF5C06">
        <w:rPr>
          <w:rFonts w:ascii="Arial" w:eastAsia="SimSun" w:hAnsi="Arial" w:cs="Arial"/>
          <w:spacing w:val="-6"/>
          <w:w w:val="90"/>
          <w:sz w:val="22"/>
          <w:szCs w:val="21"/>
        </w:rPr>
        <w:t>[</w:t>
      </w:r>
      <w:r w:rsidRPr="00FF5C06">
        <w:rPr>
          <w:rFonts w:ascii="Arial" w:eastAsia="SimSun" w:hAnsi="Arial" w:cs="Arial"/>
          <w:spacing w:val="-6"/>
          <w:w w:val="90"/>
          <w:sz w:val="22"/>
          <w:szCs w:val="21"/>
        </w:rPr>
        <w:t>日期</w:t>
      </w:r>
      <w:r w:rsidRPr="00FF5C06">
        <w:rPr>
          <w:rFonts w:ascii="Arial" w:eastAsia="SimSun" w:hAnsi="Arial" w:cs="Arial"/>
          <w:spacing w:val="-6"/>
          <w:w w:val="90"/>
          <w:sz w:val="22"/>
          <w:szCs w:val="21"/>
        </w:rPr>
        <w:t>]</w:t>
      </w:r>
      <w:r w:rsidRPr="00FF5C06">
        <w:rPr>
          <w:rFonts w:ascii="Arial" w:eastAsia="SimSun" w:hAnsi="Arial" w:cs="Arial"/>
          <w:spacing w:val="-6"/>
          <w:w w:val="90"/>
          <w:sz w:val="22"/>
          <w:szCs w:val="21"/>
        </w:rPr>
        <w:t>至</w:t>
      </w:r>
      <w:r w:rsidRPr="00FF5C06">
        <w:rPr>
          <w:rFonts w:ascii="Arial" w:eastAsia="SimSun" w:hAnsi="Arial" w:cs="Arial"/>
          <w:spacing w:val="-6"/>
          <w:w w:val="90"/>
          <w:sz w:val="22"/>
          <w:szCs w:val="21"/>
        </w:rPr>
        <w:t>[</w:t>
      </w:r>
      <w:r w:rsidRPr="00FF5C06">
        <w:rPr>
          <w:rFonts w:ascii="Arial" w:eastAsia="SimSun" w:hAnsi="Arial" w:cs="Arial"/>
          <w:spacing w:val="-6"/>
          <w:w w:val="90"/>
          <w:sz w:val="22"/>
          <w:szCs w:val="21"/>
        </w:rPr>
        <w:t>日期</w:t>
      </w:r>
      <w:r w:rsidRPr="00FF5C06">
        <w:rPr>
          <w:rFonts w:ascii="Arial" w:eastAsia="SimSun" w:hAnsi="Arial" w:cs="Arial"/>
          <w:spacing w:val="-6"/>
          <w:w w:val="90"/>
          <w:sz w:val="22"/>
          <w:szCs w:val="21"/>
        </w:rPr>
        <w:t>]</w:t>
      </w:r>
      <w:r w:rsidRPr="00FF5C06">
        <w:rPr>
          <w:rFonts w:ascii="Arial" w:eastAsia="SimSun" w:hAnsi="Arial" w:cs="Arial"/>
          <w:spacing w:val="-6"/>
          <w:w w:val="90"/>
          <w:sz w:val="22"/>
          <w:szCs w:val="21"/>
        </w:rPr>
        <w:t>向卖方采购如下数量的产品：</w:t>
      </w:r>
    </w:p>
    <w:p w14:paraId="58925143" w14:textId="77777777" w:rsidR="00300C51" w:rsidRPr="00FF5C06" w:rsidRDefault="00300C51" w:rsidP="003860DF">
      <w:pPr>
        <w:tabs>
          <w:tab w:val="left" w:pos="5082"/>
        </w:tabs>
        <w:spacing w:line="240" w:lineRule="atLeast"/>
        <w:ind w:left="855"/>
        <w:rPr>
          <w:rFonts w:ascii="Arial" w:eastAsia="SimSun" w:hAnsi="Arial" w:cs="Arial"/>
          <w:spacing w:val="-6"/>
          <w:w w:val="90"/>
          <w:sz w:val="22"/>
          <w:szCs w:val="21"/>
        </w:rPr>
      </w:pPr>
      <w:r w:rsidRPr="00FF5C06">
        <w:rPr>
          <w:rFonts w:ascii="Arial" w:eastAsia="SimSun" w:hAnsi="Arial" w:cs="Arial"/>
          <w:spacing w:val="-6"/>
          <w:w w:val="90"/>
          <w:sz w:val="22"/>
          <w:szCs w:val="21"/>
        </w:rPr>
        <w:t>[</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数量</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公吨</w:t>
      </w:r>
      <w:r w:rsidRPr="00FF5C06">
        <w:rPr>
          <w:rFonts w:ascii="Arial" w:eastAsia="SimSun" w:hAnsi="Arial" w:cs="Arial"/>
          <w:spacing w:val="-6"/>
          <w:w w:val="90"/>
          <w:sz w:val="22"/>
          <w:szCs w:val="21"/>
        </w:rPr>
        <w:t>;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数量</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公吨</w:t>
      </w:r>
      <w:r w:rsidRPr="00FF5C06">
        <w:rPr>
          <w:rFonts w:ascii="Arial" w:eastAsia="SimSun" w:hAnsi="Arial" w:cs="Arial"/>
          <w:spacing w:val="-6"/>
          <w:w w:val="90"/>
          <w:sz w:val="22"/>
          <w:szCs w:val="21"/>
        </w:rPr>
        <w:t>;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数量</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公吨</w:t>
      </w:r>
      <w:r w:rsidRPr="00FF5C06">
        <w:rPr>
          <w:rFonts w:ascii="Arial" w:eastAsia="SimSun" w:hAnsi="Arial" w:cs="Arial"/>
          <w:spacing w:val="-6"/>
          <w:w w:val="90"/>
          <w:sz w:val="22"/>
          <w:szCs w:val="21"/>
        </w:rPr>
        <w:t>;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月份</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数量</w:t>
      </w:r>
      <w:r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公吨</w:t>
      </w:r>
      <w:r w:rsidRPr="00FF5C06">
        <w:rPr>
          <w:rFonts w:ascii="Arial" w:eastAsia="SimSun" w:hAnsi="Arial" w:cs="Arial"/>
          <w:spacing w:val="-6"/>
          <w:w w:val="90"/>
          <w:sz w:val="22"/>
          <w:szCs w:val="21"/>
        </w:rPr>
        <w:t>.</w:t>
      </w:r>
    </w:p>
    <w:p w14:paraId="58925144" w14:textId="77777777" w:rsidR="00300C51" w:rsidRPr="00166BCC" w:rsidRDefault="00300C51" w:rsidP="00300C51">
      <w:pPr>
        <w:tabs>
          <w:tab w:val="left" w:pos="5082"/>
        </w:tabs>
        <w:spacing w:line="240" w:lineRule="atLeast"/>
        <w:ind w:left="851" w:hanging="851"/>
        <w:rPr>
          <w:rFonts w:ascii="Arial" w:eastAsia="SimSun" w:hAnsi="Arial" w:cs="Arial"/>
          <w:w w:val="90"/>
          <w:sz w:val="22"/>
          <w:szCs w:val="21"/>
        </w:rPr>
      </w:pPr>
      <w:r w:rsidRPr="00FF5C06">
        <w:rPr>
          <w:rFonts w:ascii="Arial" w:eastAsia="SimSun" w:hAnsi="Arial" w:cs="Arial"/>
          <w:w w:val="90"/>
          <w:sz w:val="22"/>
          <w:szCs w:val="21"/>
        </w:rPr>
        <w:lastRenderedPageBreak/>
        <w:t xml:space="preserve">        </w:t>
      </w:r>
      <w:r w:rsidRPr="00FF5C06">
        <w:rPr>
          <w:rFonts w:ascii="Arial" w:eastAsia="SimSun" w:hAnsi="Arial" w:cs="Arial"/>
          <w:w w:val="90"/>
          <w:sz w:val="22"/>
          <w:szCs w:val="21"/>
        </w:rPr>
        <w:tab/>
        <w:t xml:space="preserve">The Buyer estimates that from [date] to [date], it </w:t>
      </w:r>
      <w:proofErr w:type="gramStart"/>
      <w:r w:rsidRPr="00FF5C06">
        <w:rPr>
          <w:rFonts w:ascii="Arial" w:eastAsia="SimSun" w:hAnsi="Arial" w:cs="Arial"/>
          <w:w w:val="90"/>
          <w:sz w:val="22"/>
          <w:szCs w:val="21"/>
        </w:rPr>
        <w:t>issue</w:t>
      </w:r>
      <w:proofErr w:type="gramEnd"/>
      <w:r w:rsidRPr="00FF5C06">
        <w:rPr>
          <w:rFonts w:ascii="Arial" w:eastAsia="SimSun" w:hAnsi="Arial" w:cs="Arial"/>
          <w:w w:val="90"/>
          <w:sz w:val="22"/>
          <w:szCs w:val="21"/>
        </w:rPr>
        <w:t xml:space="preserve"> Orders to purchase Contract Products from</w:t>
      </w:r>
      <w:r w:rsidRPr="00166BCC">
        <w:rPr>
          <w:rFonts w:ascii="Arial" w:eastAsia="SimSun" w:hAnsi="Arial" w:cs="Arial"/>
          <w:w w:val="90"/>
          <w:sz w:val="22"/>
          <w:szCs w:val="21"/>
        </w:rPr>
        <w:t xml:space="preserve"> the Seller in the following quantities:</w:t>
      </w:r>
    </w:p>
    <w:p w14:paraId="58925145" w14:textId="77777777" w:rsidR="00300C51" w:rsidRPr="00166BCC" w:rsidRDefault="00300C51" w:rsidP="00300C51">
      <w:pPr>
        <w:tabs>
          <w:tab w:val="left" w:pos="5082"/>
        </w:tabs>
        <w:spacing w:line="240" w:lineRule="atLeast"/>
        <w:ind w:left="850"/>
        <w:rPr>
          <w:rFonts w:ascii="Arial" w:eastAsia="SimSun" w:hAnsi="Arial" w:cs="Arial"/>
          <w:w w:val="90"/>
          <w:sz w:val="22"/>
          <w:szCs w:val="21"/>
        </w:rPr>
      </w:pPr>
      <w:r w:rsidRPr="00166BCC">
        <w:rPr>
          <w:rFonts w:ascii="Arial" w:eastAsia="SimSun" w:hAnsi="Arial" w:cs="Arial"/>
          <w:w w:val="90"/>
          <w:sz w:val="22"/>
          <w:szCs w:val="21"/>
        </w:rPr>
        <w:t xml:space="preserve">[Month]: [quantity] metric tons; [Month]: [quantity] metric tons; [Month]: [quantity] metric tons; [Month]: [quantity] metric tons; </w:t>
      </w:r>
    </w:p>
    <w:p w14:paraId="58925146" w14:textId="77777777" w:rsidR="003860DF" w:rsidRPr="00166BCC" w:rsidRDefault="003860DF" w:rsidP="003860DF">
      <w:pPr>
        <w:tabs>
          <w:tab w:val="left" w:pos="5082"/>
        </w:tabs>
        <w:spacing w:line="240" w:lineRule="atLeast"/>
        <w:rPr>
          <w:rFonts w:ascii="Arial" w:eastAsia="SimSun" w:hAnsi="Arial" w:cs="Arial"/>
          <w:spacing w:val="-6"/>
          <w:w w:val="90"/>
          <w:sz w:val="22"/>
          <w:szCs w:val="21"/>
        </w:rPr>
      </w:pPr>
    </w:p>
    <w:p w14:paraId="58925147" w14:textId="77777777" w:rsidR="00300C51" w:rsidRPr="00166BCC" w:rsidRDefault="00300C51" w:rsidP="00300C51">
      <w:pPr>
        <w:numPr>
          <w:ilvl w:val="1"/>
          <w:numId w:val="16"/>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双方理解，以上数目仅仅是买方的预测数量，买方并将不时根据其需求更新其预测，并通知卖方，以便卖方做好相应供货工作。前文所述的预测，对买方和卖方均不构成约束力。</w:t>
      </w:r>
    </w:p>
    <w:p w14:paraId="58925148" w14:textId="77777777" w:rsidR="00300C51" w:rsidRPr="00166BCC" w:rsidRDefault="00300C51" w:rsidP="00300C51">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w w:val="90"/>
          <w:sz w:val="22"/>
          <w:szCs w:val="21"/>
        </w:rPr>
        <w:t xml:space="preserve">        </w:t>
      </w:r>
      <w:r w:rsidRPr="00166BCC">
        <w:rPr>
          <w:rFonts w:ascii="Arial" w:eastAsia="SimSun" w:hAnsi="Arial" w:cs="Arial"/>
          <w:w w:val="90"/>
          <w:sz w:val="22"/>
          <w:szCs w:val="21"/>
        </w:rPr>
        <w:tab/>
        <w:t xml:space="preserve">The Parties understand that the numbers above are merely estimated quantities. The Buyer may update its estimates from time to time according to its needs, and inform the same to the </w:t>
      </w:r>
      <w:r w:rsidR="005A3C12" w:rsidRPr="00166BCC">
        <w:rPr>
          <w:rFonts w:ascii="Arial" w:eastAsia="SimSun" w:hAnsi="Arial" w:cs="Arial" w:hint="eastAsia"/>
          <w:w w:val="90"/>
          <w:sz w:val="22"/>
          <w:szCs w:val="21"/>
        </w:rPr>
        <w:t>Seller</w:t>
      </w:r>
      <w:r w:rsidR="003860DF" w:rsidRPr="00166BCC">
        <w:rPr>
          <w:rFonts w:ascii="Arial" w:eastAsia="SimSun" w:hAnsi="Arial" w:cs="Arial"/>
          <w:w w:val="90"/>
          <w:sz w:val="22"/>
          <w:szCs w:val="21"/>
        </w:rPr>
        <w:t xml:space="preserve"> </w:t>
      </w:r>
      <w:r w:rsidRPr="00166BCC">
        <w:rPr>
          <w:rFonts w:ascii="Arial" w:eastAsia="SimSun" w:hAnsi="Arial" w:cs="Arial"/>
          <w:w w:val="90"/>
          <w:sz w:val="22"/>
          <w:szCs w:val="21"/>
        </w:rPr>
        <w:t xml:space="preserve">so that the </w:t>
      </w:r>
      <w:r w:rsidR="005A3C12" w:rsidRPr="00166BCC">
        <w:rPr>
          <w:rFonts w:ascii="Arial" w:eastAsia="SimSun" w:hAnsi="Arial" w:cs="Arial" w:hint="eastAsia"/>
          <w:w w:val="90"/>
          <w:sz w:val="22"/>
          <w:szCs w:val="21"/>
        </w:rPr>
        <w:t>Seller</w:t>
      </w:r>
      <w:r w:rsidRPr="00166BCC">
        <w:rPr>
          <w:rFonts w:ascii="Arial" w:eastAsia="SimSun" w:hAnsi="Arial" w:cs="Arial"/>
          <w:w w:val="90"/>
          <w:sz w:val="22"/>
          <w:szCs w:val="21"/>
        </w:rPr>
        <w:t xml:space="preserve"> can make relevant preparations. The estimates above-mentioned shall not be binding to the Buyer and the Seller and are given for indication purposes only.</w:t>
      </w:r>
    </w:p>
    <w:p w14:paraId="58925149" w14:textId="77777777" w:rsidR="00300C51" w:rsidRPr="00166BCC" w:rsidRDefault="00300C51" w:rsidP="00300C51">
      <w:pPr>
        <w:tabs>
          <w:tab w:val="left" w:pos="5082"/>
        </w:tabs>
        <w:spacing w:line="240" w:lineRule="atLeast"/>
        <w:ind w:left="851" w:hanging="851"/>
        <w:rPr>
          <w:rFonts w:ascii="Arial" w:eastAsia="SimSun" w:hAnsi="Arial" w:cs="Arial"/>
          <w:spacing w:val="-6"/>
          <w:w w:val="90"/>
          <w:sz w:val="22"/>
          <w:szCs w:val="21"/>
        </w:rPr>
      </w:pPr>
    </w:p>
    <w:p w14:paraId="5892514A" w14:textId="77777777" w:rsidR="00300C51" w:rsidRPr="00166BCC" w:rsidRDefault="00300C51" w:rsidP="00300C51">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价格</w:t>
      </w:r>
    </w:p>
    <w:p w14:paraId="5892514B" w14:textId="77777777" w:rsidR="00300C51" w:rsidRPr="00166BCC" w:rsidRDefault="00300C51" w:rsidP="00300C51">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4 PRICES</w:t>
      </w:r>
    </w:p>
    <w:p w14:paraId="5892514C" w14:textId="4A87D40B" w:rsidR="00300C51" w:rsidRPr="00166BCC" w:rsidRDefault="00300C51" w:rsidP="003860DF">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4.1</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合同产品价格应以合同产品的国内外市场行情及其原料成本为基础，由卖方确定。</w:t>
      </w:r>
      <w:r w:rsidR="001C1BFC" w:rsidRPr="00166BCC">
        <w:rPr>
          <w:rFonts w:ascii="Arial" w:eastAsia="SimSun" w:hAnsi="Arial" w:cs="Arial"/>
          <w:spacing w:val="-6"/>
          <w:w w:val="90"/>
          <w:sz w:val="22"/>
          <w:szCs w:val="21"/>
        </w:rPr>
        <w:t>双方同意参照以下方式执行：</w:t>
      </w:r>
      <w:r w:rsidR="001C1BFC" w:rsidRPr="00FC5307">
        <w:rPr>
          <w:rFonts w:ascii="Arial" w:eastAsia="SimSun" w:hAnsi="Arial" w:cs="Arial" w:hint="eastAsia"/>
          <w:spacing w:val="-6"/>
          <w:w w:val="90"/>
          <w:sz w:val="22"/>
          <w:szCs w:val="21"/>
        </w:rPr>
        <w:t>本合同的总金额以本协议项下交付的货物数量确定。每批货物的价格在附加协议中有所规定</w:t>
      </w:r>
      <w:r w:rsidR="001C1BFC">
        <w:rPr>
          <w:rFonts w:ascii="Arial" w:eastAsia="SimSun" w:hAnsi="Arial" w:cs="Arial" w:hint="eastAsia"/>
          <w:spacing w:val="-6"/>
          <w:w w:val="90"/>
          <w:sz w:val="22"/>
          <w:szCs w:val="21"/>
        </w:rPr>
        <w:t>。</w:t>
      </w:r>
    </w:p>
    <w:p w14:paraId="5892514D" w14:textId="1C52471F" w:rsidR="00300C51" w:rsidRDefault="00300C51" w:rsidP="003860DF">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spacing w:val="-6"/>
          <w:w w:val="90"/>
          <w:sz w:val="22"/>
          <w:szCs w:val="21"/>
        </w:rPr>
        <w:t xml:space="preserve">      </w:t>
      </w:r>
      <w:r w:rsidRPr="00166BCC">
        <w:rPr>
          <w:rFonts w:ascii="Arial" w:eastAsia="SimSun" w:hAnsi="Arial" w:cs="Arial"/>
          <w:w w:val="90"/>
          <w:sz w:val="22"/>
          <w:szCs w:val="21"/>
        </w:rPr>
        <w:t xml:space="preserve">   </w:t>
      </w:r>
      <w:r w:rsidRPr="00166BCC">
        <w:rPr>
          <w:rFonts w:ascii="Arial" w:eastAsia="SimSun" w:hAnsi="Arial" w:cs="Arial"/>
          <w:w w:val="90"/>
          <w:sz w:val="22"/>
          <w:szCs w:val="21"/>
        </w:rPr>
        <w:tab/>
        <w:t>Prices of Contract Products</w:t>
      </w:r>
      <w:r w:rsidR="001C1BFC">
        <w:rPr>
          <w:rFonts w:ascii="Arial" w:eastAsia="SimSun" w:hAnsi="Arial" w:cs="Arial" w:hint="eastAsia"/>
          <w:w w:val="90"/>
          <w:sz w:val="22"/>
          <w:szCs w:val="21"/>
        </w:rPr>
        <w:t xml:space="preserve"> </w:t>
      </w:r>
      <w:r w:rsidRPr="00166BCC">
        <w:rPr>
          <w:rFonts w:ascii="Arial" w:eastAsia="SimSun" w:hAnsi="Arial" w:cs="Arial"/>
          <w:w w:val="90"/>
          <w:sz w:val="22"/>
          <w:szCs w:val="21"/>
        </w:rPr>
        <w:t xml:space="preserve">shall be established by the Seller, based on the domestic and overseas market of Contract Products, as well as its raw material cost. </w:t>
      </w:r>
      <w:r w:rsidR="001C1BFC" w:rsidRPr="00166BCC">
        <w:rPr>
          <w:rFonts w:ascii="Arial" w:eastAsia="SimSun" w:hAnsi="Arial" w:cs="Arial"/>
          <w:w w:val="90"/>
          <w:sz w:val="22"/>
          <w:szCs w:val="21"/>
        </w:rPr>
        <w:t>Both parties agree to the following formula as a reference:</w:t>
      </w:r>
      <w:r w:rsidR="001C1BFC" w:rsidRPr="00FC5307">
        <w:rPr>
          <w:sz w:val="22"/>
          <w:szCs w:val="22"/>
        </w:rPr>
        <w:t xml:space="preserve"> </w:t>
      </w:r>
      <w:r w:rsidR="001C1BFC" w:rsidRPr="00FC5307">
        <w:rPr>
          <w:rFonts w:ascii="Arial" w:eastAsia="SimSun" w:hAnsi="Arial" w:cs="Arial"/>
          <w:w w:val="90"/>
          <w:sz w:val="22"/>
          <w:szCs w:val="21"/>
        </w:rPr>
        <w:t xml:space="preserve">The total value of the Contract is defined by the quantity of goods delivered under Agreements. The prices for each consignment of goods are specified in </w:t>
      </w:r>
      <w:r w:rsidR="001C1BFC">
        <w:rPr>
          <w:rFonts w:ascii="Arial" w:eastAsia="SimSun" w:hAnsi="Arial" w:cs="Arial"/>
          <w:w w:val="90"/>
          <w:sz w:val="22"/>
          <w:szCs w:val="21"/>
        </w:rPr>
        <w:t xml:space="preserve">additional </w:t>
      </w:r>
      <w:r w:rsidR="001C1BFC" w:rsidRPr="00FC5307">
        <w:rPr>
          <w:rFonts w:ascii="Arial" w:eastAsia="SimSun" w:hAnsi="Arial" w:cs="Arial"/>
          <w:w w:val="90"/>
          <w:sz w:val="22"/>
          <w:szCs w:val="21"/>
        </w:rPr>
        <w:t>Agreements.</w:t>
      </w:r>
    </w:p>
    <w:p w14:paraId="1B7F2B62" w14:textId="41B8FD2F" w:rsidR="00866620" w:rsidRPr="00866620" w:rsidRDefault="00866620" w:rsidP="003860DF">
      <w:pPr>
        <w:tabs>
          <w:tab w:val="left" w:pos="5082"/>
        </w:tabs>
        <w:spacing w:line="240" w:lineRule="atLeast"/>
        <w:ind w:left="851" w:hanging="851"/>
        <w:rPr>
          <w:rFonts w:ascii="Arial" w:eastAsia="SimSun" w:hAnsi="Arial" w:cs="Arial"/>
          <w:color w:val="FF0000"/>
          <w:w w:val="90"/>
          <w:sz w:val="22"/>
          <w:szCs w:val="21"/>
          <w:lang w:val="uk-UA"/>
        </w:rPr>
      </w:pPr>
      <w:r w:rsidRPr="00866620">
        <w:rPr>
          <w:rFonts w:ascii="Arial" w:eastAsia="SimSun" w:hAnsi="Arial" w:cs="Arial"/>
          <w:color w:val="FF0000"/>
          <w:w w:val="90"/>
          <w:sz w:val="22"/>
          <w:szCs w:val="21"/>
          <w:lang w:val="uk-UA"/>
        </w:rPr>
        <w:t xml:space="preserve">4.2.     </w:t>
      </w:r>
      <w:proofErr w:type="spellStart"/>
      <w:r w:rsidRPr="00866620">
        <w:rPr>
          <w:rFonts w:ascii="Arial" w:eastAsia="SimSun" w:hAnsi="Arial" w:cs="Arial"/>
          <w:color w:val="FF0000"/>
          <w:w w:val="90"/>
          <w:sz w:val="22"/>
          <w:szCs w:val="21"/>
          <w:lang w:val="uk-UA"/>
        </w:rPr>
        <w:t>The</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parties</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agreed</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that</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the</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currency</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of</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this</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Contract</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is</w:t>
      </w:r>
      <w:proofErr w:type="spellEnd"/>
      <w:r w:rsidRPr="00866620">
        <w:rPr>
          <w:rFonts w:ascii="Arial" w:eastAsia="SimSun" w:hAnsi="Arial" w:cs="Arial"/>
          <w:color w:val="FF0000"/>
          <w:w w:val="90"/>
          <w:sz w:val="22"/>
          <w:szCs w:val="21"/>
          <w:lang w:val="uk-UA"/>
        </w:rPr>
        <w:t xml:space="preserve"> </w:t>
      </w:r>
      <w:proofErr w:type="spellStart"/>
      <w:r w:rsidRPr="00866620">
        <w:rPr>
          <w:rFonts w:ascii="Arial" w:eastAsia="SimSun" w:hAnsi="Arial" w:cs="Arial"/>
          <w:color w:val="FF0000"/>
          <w:w w:val="90"/>
          <w:sz w:val="22"/>
          <w:szCs w:val="21"/>
          <w:lang w:val="uk-UA"/>
        </w:rPr>
        <w:t>the</w:t>
      </w:r>
      <w:proofErr w:type="spellEnd"/>
      <w:r w:rsidRPr="00866620">
        <w:rPr>
          <w:rFonts w:ascii="Arial" w:eastAsia="SimSun" w:hAnsi="Arial" w:cs="Arial"/>
          <w:color w:val="FF0000"/>
          <w:w w:val="90"/>
          <w:sz w:val="22"/>
          <w:szCs w:val="21"/>
          <w:lang w:val="uk-UA"/>
        </w:rPr>
        <w:t xml:space="preserve"> US </w:t>
      </w:r>
      <w:proofErr w:type="spellStart"/>
      <w:r w:rsidRPr="00866620">
        <w:rPr>
          <w:rFonts w:ascii="Arial" w:eastAsia="SimSun" w:hAnsi="Arial" w:cs="Arial"/>
          <w:color w:val="FF0000"/>
          <w:w w:val="90"/>
          <w:sz w:val="22"/>
          <w:szCs w:val="21"/>
          <w:lang w:val="uk-UA"/>
        </w:rPr>
        <w:t>dollar</w:t>
      </w:r>
      <w:proofErr w:type="spellEnd"/>
      <w:r w:rsidRPr="00866620">
        <w:rPr>
          <w:rFonts w:ascii="Arial" w:eastAsia="SimSun" w:hAnsi="Arial" w:cs="Arial"/>
          <w:color w:val="FF0000"/>
          <w:w w:val="90"/>
          <w:sz w:val="22"/>
          <w:szCs w:val="21"/>
          <w:lang w:val="uk-UA"/>
        </w:rPr>
        <w:t>.</w:t>
      </w:r>
    </w:p>
    <w:p w14:paraId="5892514E" w14:textId="77777777" w:rsidR="005E697B" w:rsidRPr="00166BCC" w:rsidRDefault="005E697B" w:rsidP="00C85FC6">
      <w:pPr>
        <w:tabs>
          <w:tab w:val="left" w:pos="5082"/>
        </w:tabs>
        <w:spacing w:line="240" w:lineRule="atLeast"/>
        <w:ind w:left="851" w:hanging="851"/>
        <w:rPr>
          <w:rFonts w:ascii="Arial" w:eastAsia="SimSun" w:hAnsi="Arial" w:cs="Arial"/>
          <w:w w:val="90"/>
          <w:sz w:val="22"/>
          <w:szCs w:val="21"/>
        </w:rPr>
      </w:pPr>
    </w:p>
    <w:p w14:paraId="5892514F"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包装</w:t>
      </w:r>
    </w:p>
    <w:p w14:paraId="58925150" w14:textId="77777777" w:rsidR="005E697B" w:rsidRPr="00166BCC" w:rsidRDefault="005E697B">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5 PACKAGING</w:t>
      </w:r>
    </w:p>
    <w:p w14:paraId="58925151" w14:textId="77777777" w:rsidR="005E697B" w:rsidRPr="00166BCC" w:rsidRDefault="005E697B">
      <w:pPr>
        <w:numPr>
          <w:ilvl w:val="1"/>
          <w:numId w:val="18"/>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合同产品的包装</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包括其标识</w:t>
      </w:r>
      <w:r w:rsidRPr="00166BCC">
        <w:rPr>
          <w:rFonts w:ascii="Arial" w:eastAsia="SimSun" w:hAnsi="Arial" w:cs="Arial"/>
          <w:spacing w:val="-6"/>
          <w:w w:val="90"/>
          <w:sz w:val="22"/>
          <w:szCs w:val="21"/>
        </w:rPr>
        <w:t>)</w:t>
      </w:r>
      <w:r w:rsidRPr="00166BCC">
        <w:rPr>
          <w:rFonts w:ascii="Arial" w:eastAsia="SimSun" w:hAnsi="Arial" w:cs="Arial"/>
          <w:spacing w:val="-6"/>
          <w:w w:val="90"/>
          <w:sz w:val="22"/>
          <w:szCs w:val="21"/>
        </w:rPr>
        <w:t>应不低于法定标准或业界通行的良好标准，适于运输、装卸和储存。</w:t>
      </w:r>
    </w:p>
    <w:p w14:paraId="58925152" w14:textId="77777777" w:rsidR="005E697B" w:rsidRPr="00166BCC" w:rsidRDefault="005E697B">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w w:val="90"/>
          <w:sz w:val="22"/>
          <w:szCs w:val="21"/>
        </w:rPr>
        <w:t xml:space="preserve">        </w:t>
      </w:r>
      <w:r w:rsidRPr="00166BCC">
        <w:rPr>
          <w:rFonts w:ascii="Arial" w:eastAsia="SimSun" w:hAnsi="Arial" w:cs="Arial"/>
          <w:w w:val="90"/>
          <w:sz w:val="22"/>
          <w:szCs w:val="21"/>
        </w:rPr>
        <w:tab/>
        <w:t xml:space="preserve">The packaging of Contract Products (including its labels) shall not be lower than legal standards or good standards generally accepted in the industry, and shall be suitable for transportation, loading and storage. </w:t>
      </w:r>
    </w:p>
    <w:p w14:paraId="58925153" w14:textId="77777777" w:rsidR="005E697B" w:rsidRPr="00166BCC" w:rsidRDefault="005E697B">
      <w:pPr>
        <w:tabs>
          <w:tab w:val="left" w:pos="5082"/>
        </w:tabs>
        <w:spacing w:line="240" w:lineRule="atLeast"/>
        <w:ind w:left="851" w:hanging="851"/>
        <w:rPr>
          <w:rFonts w:ascii="Arial" w:eastAsia="SimSun" w:hAnsi="Arial" w:cs="Arial"/>
          <w:spacing w:val="-6"/>
          <w:w w:val="90"/>
          <w:sz w:val="22"/>
          <w:szCs w:val="21"/>
        </w:rPr>
      </w:pPr>
    </w:p>
    <w:p w14:paraId="58925154"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品质和检测</w:t>
      </w:r>
    </w:p>
    <w:p w14:paraId="58925155" w14:textId="77777777" w:rsidR="005E697B" w:rsidRPr="00166BCC" w:rsidRDefault="005E697B">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6 QUALITY AND EXAMINATION</w:t>
      </w:r>
    </w:p>
    <w:p w14:paraId="58925156" w14:textId="77777777" w:rsidR="00300C51" w:rsidRPr="00166BCC" w:rsidRDefault="00300C51" w:rsidP="00300C5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6.1</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产品的质量应遵循卖方出具并不时修改并通知买方的质量规格的规定。</w:t>
      </w:r>
    </w:p>
    <w:p w14:paraId="58925157" w14:textId="77777777" w:rsidR="00300C51" w:rsidRPr="00166BCC" w:rsidRDefault="00300C51" w:rsidP="00300C51">
      <w:pPr>
        <w:tabs>
          <w:tab w:val="left" w:pos="5082"/>
        </w:tabs>
        <w:spacing w:line="240" w:lineRule="atLeast"/>
        <w:ind w:left="851"/>
        <w:rPr>
          <w:rFonts w:ascii="Arial" w:eastAsia="SimSun" w:hAnsi="Arial" w:cs="Arial"/>
          <w:w w:val="90"/>
          <w:sz w:val="22"/>
          <w:szCs w:val="21"/>
        </w:rPr>
      </w:pPr>
      <w:r w:rsidRPr="00166BCC">
        <w:rPr>
          <w:rFonts w:ascii="Arial" w:eastAsia="SimSun" w:hAnsi="Arial" w:cs="Arial"/>
          <w:spacing w:val="-6"/>
          <w:w w:val="90"/>
          <w:sz w:val="22"/>
          <w:szCs w:val="21"/>
        </w:rPr>
        <w:t>The Seller</w:t>
      </w:r>
      <w:r w:rsidRPr="00166BCC">
        <w:rPr>
          <w:rFonts w:ascii="Arial" w:eastAsia="SimSun" w:hAnsi="Arial" w:cs="Arial"/>
          <w:w w:val="90"/>
          <w:sz w:val="22"/>
          <w:szCs w:val="21"/>
        </w:rPr>
        <w:t xml:space="preserve"> shall ensure that Contract Products shall conform to the Quality Specification of the Seller.</w:t>
      </w:r>
    </w:p>
    <w:p w14:paraId="58925158" w14:textId="77777777" w:rsidR="003860DF" w:rsidRPr="00166BCC" w:rsidRDefault="003860DF" w:rsidP="003860DF">
      <w:pPr>
        <w:tabs>
          <w:tab w:val="left" w:pos="5082"/>
        </w:tabs>
        <w:spacing w:line="240" w:lineRule="atLeast"/>
        <w:rPr>
          <w:rFonts w:ascii="Arial" w:eastAsia="SimSun" w:hAnsi="Arial" w:cs="Arial"/>
          <w:w w:val="90"/>
          <w:sz w:val="22"/>
          <w:szCs w:val="21"/>
        </w:rPr>
      </w:pPr>
    </w:p>
    <w:p w14:paraId="58925159" w14:textId="77777777" w:rsidR="007D5144" w:rsidRPr="00166BCC" w:rsidRDefault="00DF1F3C" w:rsidP="00DF1F3C">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6.2</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买方在收货后</w:t>
      </w:r>
      <w:r w:rsidR="006F30AE" w:rsidRPr="00166BCC">
        <w:rPr>
          <w:rFonts w:ascii="Arial" w:eastAsia="SimSun" w:hAnsi="Arial" w:cs="Arial"/>
          <w:spacing w:val="-6"/>
          <w:w w:val="90"/>
          <w:sz w:val="22"/>
          <w:szCs w:val="21"/>
        </w:rPr>
        <w:t>应当对货物进行检验以发现交付的</w:t>
      </w:r>
      <w:r w:rsidRPr="00166BCC">
        <w:rPr>
          <w:rFonts w:ascii="Arial" w:eastAsia="SimSun" w:hAnsi="Arial" w:cs="Arial"/>
          <w:spacing w:val="-6"/>
          <w:w w:val="90"/>
          <w:sz w:val="22"/>
          <w:szCs w:val="21"/>
        </w:rPr>
        <w:t>合同产品</w:t>
      </w:r>
      <w:r w:rsidR="006F30AE" w:rsidRPr="00166BCC">
        <w:rPr>
          <w:rFonts w:ascii="Arial" w:eastAsia="SimSun" w:hAnsi="Arial" w:cs="Arial"/>
          <w:spacing w:val="-6"/>
          <w:w w:val="90"/>
          <w:sz w:val="22"/>
          <w:szCs w:val="21"/>
        </w:rPr>
        <w:t>是否符合合同的要求。</w:t>
      </w:r>
      <w:r w:rsidRPr="00166BCC">
        <w:rPr>
          <w:rFonts w:ascii="Arial" w:eastAsia="SimSun" w:hAnsi="Arial" w:cs="Arial"/>
          <w:spacing w:val="-6"/>
          <w:w w:val="90"/>
          <w:sz w:val="22"/>
          <w:szCs w:val="21"/>
        </w:rPr>
        <w:t>就通过合理检验于交付时能发现的表面的缺陷、瑕疵或短缺而言，上述问题的异议须于交付日起</w:t>
      </w:r>
      <w:r w:rsidR="00EE022C" w:rsidRPr="00166BCC">
        <w:rPr>
          <w:rFonts w:ascii="Arial" w:eastAsia="SimSun" w:hAnsi="Arial" w:cs="Arial" w:hint="eastAsia"/>
          <w:spacing w:val="-6"/>
          <w:w w:val="90"/>
          <w:sz w:val="22"/>
          <w:szCs w:val="21"/>
        </w:rPr>
        <w:t>10</w:t>
      </w:r>
      <w:r w:rsidRPr="00166BCC">
        <w:rPr>
          <w:rFonts w:ascii="Arial" w:eastAsia="SimSun" w:hAnsi="Arial" w:cs="Arial"/>
          <w:spacing w:val="-6"/>
          <w:w w:val="90"/>
          <w:sz w:val="22"/>
          <w:szCs w:val="21"/>
        </w:rPr>
        <w:t>日内以书面通知卖方；而任何其他的索赔应于其已呈现或应当呈现之日起</w:t>
      </w:r>
      <w:r w:rsidR="00EE022C" w:rsidRPr="00166BCC">
        <w:rPr>
          <w:rFonts w:ascii="Arial" w:eastAsia="SimSun" w:hAnsi="Arial" w:cs="Arial" w:hint="eastAsia"/>
          <w:spacing w:val="-6"/>
          <w:w w:val="90"/>
          <w:sz w:val="22"/>
          <w:szCs w:val="21"/>
        </w:rPr>
        <w:t>10</w:t>
      </w:r>
      <w:r w:rsidRPr="00166BCC">
        <w:rPr>
          <w:rFonts w:ascii="Arial" w:eastAsia="SimSun" w:hAnsi="Arial" w:cs="Arial"/>
          <w:spacing w:val="-6"/>
          <w:w w:val="90"/>
          <w:sz w:val="22"/>
          <w:szCs w:val="21"/>
        </w:rPr>
        <w:t>日内，但至迟不超过货物交付日起的</w:t>
      </w:r>
      <w:r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个月，以书面形式向卖方提出</w:t>
      </w:r>
      <w:r w:rsidR="00BD5C75" w:rsidRPr="00166BCC">
        <w:rPr>
          <w:rFonts w:ascii="Arial" w:eastAsia="SimSun" w:hAnsi="Arial" w:cs="Arial"/>
          <w:spacing w:val="-6"/>
          <w:w w:val="90"/>
          <w:sz w:val="22"/>
          <w:szCs w:val="21"/>
        </w:rPr>
        <w:t>，超出上述期限的质量异议对卖方不具有约束力。</w:t>
      </w:r>
      <w:r w:rsidRPr="00166BCC">
        <w:rPr>
          <w:rFonts w:ascii="Arial" w:eastAsia="SimSun" w:hAnsi="Arial" w:cs="Arial"/>
          <w:spacing w:val="-6"/>
          <w:w w:val="90"/>
          <w:sz w:val="22"/>
          <w:szCs w:val="21"/>
        </w:rPr>
        <w:t>货物的使用或加工应被视为对货物无条件的接受以及对与货物有关的所有索赔的放弃。</w:t>
      </w:r>
    </w:p>
    <w:p w14:paraId="5892515A" w14:textId="77777777" w:rsidR="006F30AE" w:rsidRPr="00166BCC" w:rsidRDefault="007D5144" w:rsidP="007D5144">
      <w:pPr>
        <w:tabs>
          <w:tab w:val="left" w:pos="5082"/>
        </w:tabs>
        <w:spacing w:line="240" w:lineRule="atLeast"/>
        <w:ind w:left="851"/>
        <w:rPr>
          <w:rFonts w:ascii="Arial" w:eastAsia="SimSun" w:hAnsi="Arial" w:cs="Arial"/>
          <w:spacing w:val="-6"/>
          <w:w w:val="90"/>
          <w:sz w:val="22"/>
          <w:szCs w:val="21"/>
        </w:rPr>
      </w:pPr>
      <w:r w:rsidRPr="00166BCC">
        <w:rPr>
          <w:rFonts w:ascii="Arial" w:eastAsia="SimSun" w:hAnsi="Arial" w:cs="Arial"/>
          <w:spacing w:val="-6"/>
          <w:w w:val="90"/>
          <w:sz w:val="22"/>
          <w:szCs w:val="21"/>
        </w:rPr>
        <w:lastRenderedPageBreak/>
        <w:t xml:space="preserve">The Buyer shall examine the Contract Products on delivery and satisfy itself that the Contract Products delivered meet all contractual requirements. Complaints about the Contract Products shall be made in writing and must reach the Seller not later than </w:t>
      </w:r>
      <w:r w:rsidR="00EE022C" w:rsidRPr="00166BCC">
        <w:rPr>
          <w:rFonts w:ascii="Arial" w:eastAsia="SimSun" w:hAnsi="Arial" w:cs="Arial" w:hint="eastAsia"/>
          <w:spacing w:val="-6"/>
          <w:w w:val="90"/>
          <w:sz w:val="22"/>
          <w:szCs w:val="21"/>
        </w:rPr>
        <w:t>ten</w:t>
      </w:r>
      <w:r w:rsidRPr="00166BCC">
        <w:rPr>
          <w:rFonts w:ascii="Arial" w:eastAsia="SimSun" w:hAnsi="Arial" w:cs="Arial"/>
          <w:spacing w:val="-6"/>
          <w:w w:val="90"/>
          <w:sz w:val="22"/>
          <w:szCs w:val="21"/>
        </w:rPr>
        <w:t xml:space="preserve"> (</w:t>
      </w:r>
      <w:r w:rsidR="00EE022C" w:rsidRPr="00166BCC">
        <w:rPr>
          <w:rFonts w:ascii="Arial" w:eastAsia="SimSun" w:hAnsi="Arial" w:cs="Arial" w:hint="eastAsia"/>
          <w:spacing w:val="-6"/>
          <w:w w:val="90"/>
          <w:sz w:val="22"/>
          <w:szCs w:val="21"/>
        </w:rPr>
        <w:t>10</w:t>
      </w:r>
      <w:r w:rsidRPr="00166BCC">
        <w:rPr>
          <w:rFonts w:ascii="Arial" w:eastAsia="SimSun" w:hAnsi="Arial" w:cs="Arial"/>
          <w:spacing w:val="-6"/>
          <w:w w:val="90"/>
          <w:sz w:val="22"/>
          <w:szCs w:val="21"/>
        </w:rPr>
        <w:t xml:space="preserve">) days from the date of delivery in respect of any defect, default or shortage which would be apparent from a reasonable inspection on delivery, and </w:t>
      </w:r>
      <w:r w:rsidR="00EE022C" w:rsidRPr="00166BCC">
        <w:rPr>
          <w:rFonts w:ascii="Arial" w:eastAsia="SimSun" w:hAnsi="Arial" w:cs="Arial" w:hint="eastAsia"/>
          <w:spacing w:val="-6"/>
          <w:w w:val="90"/>
          <w:sz w:val="22"/>
          <w:szCs w:val="21"/>
        </w:rPr>
        <w:t>ten</w:t>
      </w:r>
      <w:r w:rsidRPr="00166BCC">
        <w:rPr>
          <w:rFonts w:ascii="Arial" w:eastAsia="SimSun" w:hAnsi="Arial" w:cs="Arial"/>
          <w:spacing w:val="-6"/>
          <w:w w:val="90"/>
          <w:sz w:val="22"/>
          <w:szCs w:val="21"/>
        </w:rPr>
        <w:t xml:space="preserve"> (</w:t>
      </w:r>
      <w:r w:rsidR="00EE022C" w:rsidRPr="00166BCC">
        <w:rPr>
          <w:rFonts w:ascii="Arial" w:eastAsia="SimSun" w:hAnsi="Arial" w:cs="Arial" w:hint="eastAsia"/>
          <w:spacing w:val="-6"/>
          <w:w w:val="90"/>
          <w:sz w:val="22"/>
          <w:szCs w:val="21"/>
        </w:rPr>
        <w:t>10</w:t>
      </w:r>
      <w:r w:rsidRPr="00166BCC">
        <w:rPr>
          <w:rFonts w:ascii="Arial" w:eastAsia="SimSun" w:hAnsi="Arial" w:cs="Arial"/>
          <w:spacing w:val="-6"/>
          <w:w w:val="90"/>
          <w:sz w:val="22"/>
          <w:szCs w:val="21"/>
        </w:rPr>
        <w:t>) days from the date on which any other claim was or ought to have been apparent, but in no event later than three (3) months from the date of delivery of the Contract Products</w:t>
      </w:r>
      <w:r w:rsidR="00BD5C75" w:rsidRPr="00166BCC">
        <w:rPr>
          <w:rFonts w:ascii="Arial" w:eastAsia="SimSun" w:hAnsi="Arial" w:cs="Arial"/>
          <w:spacing w:val="-6"/>
          <w:w w:val="90"/>
          <w:sz w:val="22"/>
          <w:szCs w:val="21"/>
        </w:rPr>
        <w:t>，</w:t>
      </w:r>
      <w:r w:rsidR="00BD5C75" w:rsidRPr="00166BCC">
        <w:rPr>
          <w:rFonts w:ascii="Arial" w:eastAsia="SimSun" w:hAnsi="Arial" w:cs="Arial"/>
          <w:spacing w:val="-6"/>
          <w:w w:val="90"/>
          <w:sz w:val="22"/>
          <w:szCs w:val="21"/>
        </w:rPr>
        <w:t>any Complaints about the Contract Products after aforesaid time limit shall be no binding to the Seller</w:t>
      </w:r>
      <w:r w:rsidRPr="00166BCC">
        <w:rPr>
          <w:rFonts w:ascii="Arial" w:eastAsia="SimSun" w:hAnsi="Arial" w:cs="Arial"/>
          <w:spacing w:val="-6"/>
          <w:w w:val="90"/>
          <w:sz w:val="22"/>
          <w:szCs w:val="21"/>
        </w:rPr>
        <w:t>. Use or processing of the Contract Products shall be deemed to be an unconditional acceptance of the Contract Products and a waiver of all claims in respect of the Contract Products.</w:t>
      </w:r>
    </w:p>
    <w:p w14:paraId="5892515B" w14:textId="77777777" w:rsidR="003860DF" w:rsidRPr="00166BCC" w:rsidRDefault="003860DF" w:rsidP="003860DF">
      <w:pPr>
        <w:tabs>
          <w:tab w:val="left" w:pos="5082"/>
        </w:tabs>
        <w:spacing w:line="240" w:lineRule="atLeast"/>
        <w:rPr>
          <w:rFonts w:ascii="Arial" w:eastAsia="SimSun" w:hAnsi="Arial" w:cs="Arial"/>
          <w:spacing w:val="-6"/>
          <w:w w:val="90"/>
          <w:sz w:val="22"/>
          <w:szCs w:val="21"/>
        </w:rPr>
      </w:pPr>
    </w:p>
    <w:p w14:paraId="5892515C" w14:textId="1F378015" w:rsidR="005E697B" w:rsidRPr="00166BCC" w:rsidRDefault="005E697B">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6.</w:t>
      </w:r>
      <w:r w:rsidR="00DF1F3C"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ab/>
      </w:r>
      <w:r w:rsidR="007D5144" w:rsidRPr="00166BCC">
        <w:rPr>
          <w:rFonts w:ascii="Arial" w:eastAsia="SimSun" w:hAnsi="Arial" w:cs="Arial"/>
          <w:spacing w:val="-6"/>
          <w:w w:val="90"/>
          <w:sz w:val="22"/>
          <w:szCs w:val="21"/>
        </w:rPr>
        <w:t>双方同意，若双方存在无法通过友好协商解决的产品质量争议，</w:t>
      </w:r>
      <w:r w:rsidR="003D08E1" w:rsidRPr="00166BCC">
        <w:rPr>
          <w:rFonts w:ascii="Arial" w:eastAsia="SimSun" w:hAnsi="Arial" w:cs="Arial"/>
          <w:spacing w:val="-6"/>
          <w:w w:val="90"/>
          <w:sz w:val="22"/>
          <w:szCs w:val="21"/>
        </w:rPr>
        <w:t>买方与卖方的代表应共同对有关产品取样封存并共同提交双方共同指定的具有公信力的独立检验机构就争议的产品出具检验报告。双方在此同意，该检验报告对双方具有最终约束力</w:t>
      </w:r>
      <w:r w:rsidR="007D5144" w:rsidRPr="00166BCC">
        <w:rPr>
          <w:rFonts w:ascii="Arial" w:eastAsia="SimSun" w:hAnsi="Arial" w:cs="Arial"/>
          <w:spacing w:val="-6"/>
          <w:w w:val="90"/>
          <w:sz w:val="22"/>
          <w:szCs w:val="21"/>
        </w:rPr>
        <w:t>。</w:t>
      </w:r>
    </w:p>
    <w:p w14:paraId="5892515D" w14:textId="2946FE61" w:rsidR="005E697B" w:rsidRPr="00166BCC" w:rsidRDefault="00E13844" w:rsidP="00E13844">
      <w:pPr>
        <w:tabs>
          <w:tab w:val="left" w:pos="5082"/>
        </w:tabs>
        <w:spacing w:line="240" w:lineRule="atLeast"/>
        <w:ind w:left="851"/>
        <w:rPr>
          <w:rFonts w:ascii="Arial" w:eastAsia="SimSun" w:hAnsi="Arial" w:cs="Arial"/>
          <w:spacing w:val="-6"/>
          <w:w w:val="90"/>
          <w:sz w:val="22"/>
          <w:szCs w:val="21"/>
        </w:rPr>
      </w:pPr>
      <w:r w:rsidRPr="00166BCC">
        <w:rPr>
          <w:rFonts w:ascii="Arial" w:eastAsia="SimSun" w:hAnsi="Arial" w:cs="Arial"/>
          <w:spacing w:val="-6"/>
          <w:w w:val="90"/>
          <w:sz w:val="22"/>
          <w:szCs w:val="21"/>
        </w:rPr>
        <w:t>It is agreed that in respect of any quality disputes which no amicable resolution can be reached, t</w:t>
      </w:r>
      <w:r w:rsidR="003D08E1" w:rsidRPr="00166BCC">
        <w:rPr>
          <w:rFonts w:ascii="Arial" w:eastAsia="SimSun" w:hAnsi="Arial" w:cs="Arial"/>
          <w:spacing w:val="-6"/>
          <w:w w:val="90"/>
          <w:sz w:val="22"/>
          <w:szCs w:val="21"/>
        </w:rPr>
        <w:t>he representatives from the Seller and the Buyer shall jointly take and seal samples from appropriate Contract Products and jointly submit the samples to a duly accredited independent testing institution jointly appointed by the Parties to present a testing report for the Contract Products in dispute. Both parties hereby agree that the testing reports shall be final and binding to the Parties</w:t>
      </w:r>
      <w:r w:rsidRPr="00166BCC">
        <w:rPr>
          <w:rFonts w:ascii="Arial" w:eastAsia="SimSun" w:hAnsi="Arial" w:cs="Arial"/>
          <w:spacing w:val="-6"/>
          <w:w w:val="90"/>
          <w:sz w:val="22"/>
          <w:szCs w:val="21"/>
        </w:rPr>
        <w:t>.</w:t>
      </w:r>
    </w:p>
    <w:p w14:paraId="5892515E" w14:textId="77777777" w:rsidR="003860DF" w:rsidRPr="00166BCC" w:rsidRDefault="003860DF" w:rsidP="003860DF">
      <w:pPr>
        <w:tabs>
          <w:tab w:val="left" w:pos="5082"/>
        </w:tabs>
        <w:spacing w:line="240" w:lineRule="atLeast"/>
        <w:rPr>
          <w:rFonts w:ascii="Arial" w:eastAsia="SimSun" w:hAnsi="Arial" w:cs="Arial"/>
          <w:spacing w:val="-6"/>
          <w:w w:val="90"/>
          <w:sz w:val="22"/>
          <w:szCs w:val="21"/>
        </w:rPr>
      </w:pPr>
    </w:p>
    <w:p w14:paraId="5892515F" w14:textId="77777777" w:rsidR="00DB52F7" w:rsidRPr="00166BCC" w:rsidRDefault="00DB52F7" w:rsidP="00DB52F7">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6.</w:t>
      </w:r>
      <w:r w:rsidR="00DF1F3C" w:rsidRPr="00166BCC">
        <w:rPr>
          <w:rFonts w:ascii="Arial" w:eastAsia="SimSun" w:hAnsi="Arial" w:cs="Arial"/>
          <w:spacing w:val="-6"/>
          <w:w w:val="90"/>
          <w:sz w:val="22"/>
          <w:szCs w:val="21"/>
        </w:rPr>
        <w:t>4</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无论之前有何种规定，卖方在本合同项下的责任仅限于对根据本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售予买方的合同产品应与卖方的质量规格相符的保证，而不应对合同产品单独或与其他材料一同使用而产生的结果负责。除非获得卖方的事先书面授权，否则买方不得做出涉及产品或其应用或产生的后果的任何书面或暗示的其他保证。本合同项下关于产品质量或产品适用于任何特殊目的或其他情况的任何其他条件和保证均在此排除。</w:t>
      </w:r>
    </w:p>
    <w:p w14:paraId="58925160" w14:textId="77777777" w:rsidR="00DB52F7" w:rsidRPr="00166BCC" w:rsidRDefault="00DB52F7">
      <w:pPr>
        <w:pStyle w:val="30"/>
        <w:rPr>
          <w:rFonts w:ascii="Arial" w:eastAsia="SimSun" w:cs="Arial"/>
          <w:sz w:val="22"/>
          <w:szCs w:val="21"/>
        </w:rPr>
      </w:pPr>
      <w:r w:rsidRPr="00166BCC">
        <w:rPr>
          <w:rFonts w:ascii="Arial" w:eastAsia="SimSun" w:cs="Arial"/>
          <w:sz w:val="22"/>
          <w:szCs w:val="21"/>
        </w:rPr>
        <w:t xml:space="preserve">Notwithstanding the foregoing, the Seller’s liability hereunder is limited to the warranty that the Contract Products sold to the Buyer pursuant to this Contract shall meet Quality Specifications, but </w:t>
      </w:r>
      <w:bookmarkStart w:id="0" w:name="_DV_C26"/>
      <w:r w:rsidRPr="00166BCC">
        <w:rPr>
          <w:rFonts w:ascii="Arial" w:eastAsia="SimSun" w:cs="Arial"/>
          <w:sz w:val="22"/>
          <w:szCs w:val="21"/>
        </w:rPr>
        <w:t>shall</w:t>
      </w:r>
      <w:bookmarkStart w:id="1" w:name="_DV_M52"/>
      <w:bookmarkEnd w:id="0"/>
      <w:bookmarkEnd w:id="1"/>
      <w:r w:rsidRPr="00166BCC">
        <w:rPr>
          <w:rFonts w:ascii="Arial" w:eastAsia="SimSun" w:cs="Arial"/>
          <w:sz w:val="22"/>
          <w:szCs w:val="21"/>
        </w:rPr>
        <w:t xml:space="preserve"> not</w:t>
      </w:r>
      <w:bookmarkStart w:id="2" w:name="_DV_C28"/>
      <w:r w:rsidRPr="00166BCC">
        <w:rPr>
          <w:rFonts w:ascii="Arial" w:eastAsia="SimSun" w:cs="Arial"/>
          <w:sz w:val="22"/>
          <w:szCs w:val="21"/>
        </w:rPr>
        <w:t xml:space="preserve"> be</w:t>
      </w:r>
      <w:bookmarkStart w:id="3" w:name="_DV_M53"/>
      <w:bookmarkEnd w:id="2"/>
      <w:bookmarkEnd w:id="3"/>
      <w:r w:rsidRPr="00166BCC">
        <w:rPr>
          <w:rFonts w:ascii="Arial" w:eastAsia="SimSun" w:cs="Arial"/>
          <w:sz w:val="22"/>
          <w:szCs w:val="21"/>
        </w:rPr>
        <w:t xml:space="preserve"> responsible for results obtained by the use of the Contract Products either alone or in combination with other materials. No other warranty, written or implied, concerning the Contract Products, their application or results to be obtained will be made by the Buyer except with the prior written authorization of the Seller. Any other condition or warranty as to the quality of Contract Products furnished hereunder or fitness for any particular purpose or otherwise is hereby excluded.</w:t>
      </w:r>
    </w:p>
    <w:p w14:paraId="58925161" w14:textId="77777777" w:rsidR="003860DF" w:rsidRPr="00166BCC" w:rsidRDefault="003860DF">
      <w:pPr>
        <w:pStyle w:val="30"/>
        <w:rPr>
          <w:rFonts w:ascii="Arial" w:eastAsia="SimSun" w:cs="Arial"/>
          <w:sz w:val="22"/>
          <w:szCs w:val="21"/>
        </w:rPr>
      </w:pPr>
    </w:p>
    <w:p w14:paraId="58925162" w14:textId="77777777" w:rsidR="0033247F" w:rsidRPr="00166BCC" w:rsidRDefault="003860DF" w:rsidP="003860DF">
      <w:pPr>
        <w:tabs>
          <w:tab w:val="left" w:pos="5082"/>
        </w:tabs>
        <w:spacing w:line="240" w:lineRule="atLeast"/>
        <w:ind w:left="850" w:hanging="850"/>
        <w:rPr>
          <w:rFonts w:ascii="Arial" w:eastAsia="SimSun" w:hAnsi="Arial" w:cs="Arial"/>
          <w:b/>
          <w:spacing w:val="-6"/>
          <w:w w:val="90"/>
          <w:sz w:val="22"/>
          <w:szCs w:val="21"/>
        </w:rPr>
      </w:pPr>
      <w:r w:rsidRPr="00166BCC">
        <w:rPr>
          <w:rFonts w:ascii="Arial" w:eastAsia="SimSun" w:hAnsi="Arial" w:cs="Arial"/>
          <w:spacing w:val="-6"/>
          <w:w w:val="90"/>
          <w:sz w:val="22"/>
          <w:szCs w:val="21"/>
        </w:rPr>
        <w:t xml:space="preserve">6.5 </w:t>
      </w:r>
      <w:r w:rsidRPr="00166BCC">
        <w:rPr>
          <w:rFonts w:ascii="Arial" w:eastAsia="SimSun" w:hAnsi="Arial" w:cs="Arial"/>
          <w:spacing w:val="-6"/>
          <w:w w:val="90"/>
          <w:sz w:val="22"/>
          <w:szCs w:val="21"/>
        </w:rPr>
        <w:tab/>
      </w:r>
      <w:r w:rsidR="0033247F" w:rsidRPr="00166BCC">
        <w:rPr>
          <w:rFonts w:ascii="Arial" w:eastAsia="SimSun" w:hAnsi="Arial" w:cs="Arial" w:hint="eastAsia"/>
          <w:b/>
          <w:spacing w:val="-6"/>
          <w:w w:val="90"/>
          <w:sz w:val="22"/>
          <w:szCs w:val="21"/>
        </w:rPr>
        <w:t>如果依据本合同</w:t>
      </w:r>
      <w:r w:rsidR="0033247F" w:rsidRPr="00166BCC">
        <w:rPr>
          <w:rFonts w:ascii="Arial" w:eastAsia="SimSun" w:hAnsi="Arial" w:cs="Arial" w:hint="eastAsia"/>
          <w:b/>
          <w:spacing w:val="-6"/>
          <w:w w:val="90"/>
          <w:sz w:val="22"/>
          <w:szCs w:val="21"/>
        </w:rPr>
        <w:t>6.3</w:t>
      </w:r>
      <w:r w:rsidR="0033247F" w:rsidRPr="00166BCC">
        <w:rPr>
          <w:rFonts w:ascii="Arial" w:eastAsia="SimSun" w:hAnsi="Arial" w:cs="Arial" w:hint="eastAsia"/>
          <w:b/>
          <w:spacing w:val="-6"/>
          <w:w w:val="90"/>
          <w:sz w:val="22"/>
          <w:szCs w:val="21"/>
        </w:rPr>
        <w:t>款的约定程序确认不符合</w:t>
      </w:r>
      <w:r w:rsidR="0042728F" w:rsidRPr="00166BCC">
        <w:rPr>
          <w:rFonts w:ascii="Arial" w:eastAsia="SimSun" w:hAnsi="Arial" w:cs="Arial" w:hint="eastAsia"/>
          <w:b/>
          <w:spacing w:val="-6"/>
          <w:w w:val="90"/>
          <w:sz w:val="22"/>
          <w:szCs w:val="21"/>
        </w:rPr>
        <w:t>卖方的质量规格，卖方可在合理时间内选择对产品进行调换、或者在原发票金额中予以相应扣减。卖方不应就因产品不符合上述质量规格引起的任何偶然的、间接的、结果性的损害负责。</w:t>
      </w:r>
      <w:r w:rsidR="00E02BB0" w:rsidRPr="00166BCC">
        <w:rPr>
          <w:rFonts w:ascii="Arial" w:eastAsia="SimSun" w:hAnsi="Arial" w:cs="Arial" w:hint="eastAsia"/>
          <w:b/>
          <w:spacing w:val="-6"/>
          <w:w w:val="90"/>
          <w:sz w:val="22"/>
          <w:szCs w:val="21"/>
        </w:rPr>
        <w:t>在任何情况下卖方承担就与产品及其使用有关的所有和任何索赔的责任不得超过买方支付的该系争货物的价款。</w:t>
      </w:r>
    </w:p>
    <w:p w14:paraId="58925163" w14:textId="77777777" w:rsidR="003860DF" w:rsidRPr="00166BCC" w:rsidRDefault="003860DF" w:rsidP="007F3835">
      <w:pPr>
        <w:pStyle w:val="30"/>
        <w:rPr>
          <w:rFonts w:ascii="Arial" w:eastAsia="SimSun" w:cs="Arial"/>
          <w:b/>
          <w:sz w:val="22"/>
          <w:szCs w:val="21"/>
        </w:rPr>
      </w:pPr>
      <w:r w:rsidRPr="00166BCC">
        <w:rPr>
          <w:rFonts w:ascii="Arial" w:eastAsia="SimSun" w:cs="Arial"/>
          <w:b/>
          <w:sz w:val="22"/>
          <w:szCs w:val="21"/>
        </w:rPr>
        <w:t xml:space="preserve">If and to the extent Products fail to meet </w:t>
      </w:r>
      <w:r w:rsidR="00E4315B" w:rsidRPr="00166BCC">
        <w:rPr>
          <w:rFonts w:ascii="Arial" w:eastAsia="SimSun" w:cs="Arial"/>
          <w:b/>
          <w:sz w:val="22"/>
          <w:szCs w:val="21"/>
        </w:rPr>
        <w:t>the Quality Specification according to the provisions of Article 6.3</w:t>
      </w:r>
      <w:r w:rsidRPr="00166BCC">
        <w:rPr>
          <w:rFonts w:ascii="Arial" w:eastAsia="SimSun" w:cs="Arial"/>
          <w:b/>
          <w:sz w:val="22"/>
          <w:szCs w:val="21"/>
        </w:rPr>
        <w:t xml:space="preserve">, </w:t>
      </w:r>
      <w:r w:rsidR="00E4315B" w:rsidRPr="00166BCC">
        <w:rPr>
          <w:rFonts w:ascii="Arial" w:eastAsia="SimSun" w:cs="Arial"/>
          <w:b/>
          <w:sz w:val="22"/>
          <w:szCs w:val="21"/>
        </w:rPr>
        <w:t xml:space="preserve">Seller may at its own option within a reasonable time either to </w:t>
      </w:r>
      <w:r w:rsidRPr="00166BCC">
        <w:rPr>
          <w:rFonts w:ascii="Arial" w:eastAsia="SimSun" w:cs="Arial"/>
          <w:b/>
          <w:sz w:val="22"/>
          <w:szCs w:val="21"/>
        </w:rPr>
        <w:t>replace the Products or issue a credit for any such Products in the amount of</w:t>
      </w:r>
      <w:r w:rsidR="0042728F" w:rsidRPr="00166BCC">
        <w:rPr>
          <w:rFonts w:ascii="Arial" w:eastAsia="SimSun" w:cs="Arial"/>
          <w:b/>
          <w:sz w:val="22"/>
          <w:szCs w:val="21"/>
        </w:rPr>
        <w:t xml:space="preserve"> the original invoice price. </w:t>
      </w:r>
      <w:r w:rsidR="0042728F" w:rsidRPr="00166BCC">
        <w:rPr>
          <w:rFonts w:ascii="Arial" w:eastAsia="SimSun" w:cs="Arial" w:hint="eastAsia"/>
          <w:b/>
          <w:sz w:val="22"/>
          <w:szCs w:val="21"/>
        </w:rPr>
        <w:t>Seller</w:t>
      </w:r>
      <w:r w:rsidRPr="00166BCC">
        <w:rPr>
          <w:rFonts w:ascii="Arial" w:eastAsia="SimSun" w:cs="Arial"/>
          <w:b/>
          <w:sz w:val="22"/>
          <w:szCs w:val="21"/>
        </w:rPr>
        <w:t xml:space="preserve"> shall not be liable for any</w:t>
      </w:r>
      <w:r w:rsidR="0042728F" w:rsidRPr="00166BCC">
        <w:rPr>
          <w:rFonts w:ascii="Arial" w:eastAsia="SimSun" w:cs="Arial" w:hint="eastAsia"/>
          <w:b/>
          <w:sz w:val="22"/>
          <w:szCs w:val="21"/>
        </w:rPr>
        <w:t xml:space="preserve"> </w:t>
      </w:r>
      <w:r w:rsidR="0042728F" w:rsidRPr="00166BCC">
        <w:rPr>
          <w:rFonts w:ascii="Arial" w:eastAsia="SimSun" w:cs="Arial"/>
          <w:b/>
          <w:sz w:val="22"/>
          <w:szCs w:val="21"/>
        </w:rPr>
        <w:t>incidental</w:t>
      </w:r>
      <w:r w:rsidR="0042728F" w:rsidRPr="00166BCC">
        <w:rPr>
          <w:rFonts w:ascii="Arial" w:eastAsia="SimSun" w:cs="Arial" w:hint="eastAsia"/>
          <w:b/>
          <w:sz w:val="22"/>
          <w:szCs w:val="21"/>
        </w:rPr>
        <w:t>,</w:t>
      </w:r>
      <w:r w:rsidRPr="00166BCC">
        <w:rPr>
          <w:rFonts w:ascii="Arial" w:eastAsia="SimSun" w:cs="Arial"/>
          <w:b/>
          <w:sz w:val="22"/>
          <w:szCs w:val="21"/>
        </w:rPr>
        <w:t xml:space="preserve"> indirect or consequential damages caused by non-conformity of the Products. Under no circumstances shall </w:t>
      </w:r>
      <w:r w:rsidR="0042728F" w:rsidRPr="00166BCC">
        <w:rPr>
          <w:rFonts w:ascii="Arial" w:eastAsia="SimSun" w:cs="Arial" w:hint="eastAsia"/>
          <w:b/>
          <w:sz w:val="22"/>
          <w:szCs w:val="21"/>
        </w:rPr>
        <w:t>Seller</w:t>
      </w:r>
      <w:r w:rsidRPr="00166BCC">
        <w:rPr>
          <w:rFonts w:ascii="Arial" w:eastAsia="SimSun" w:cs="Arial"/>
          <w:b/>
          <w:sz w:val="22"/>
          <w:szCs w:val="21"/>
        </w:rPr>
        <w:t xml:space="preserve">’ liability for any and all claims for direct damages arising out of or in connection with the Products and the use thereof exceed the sum of </w:t>
      </w:r>
      <w:r w:rsidR="0042728F" w:rsidRPr="00166BCC">
        <w:rPr>
          <w:rFonts w:ascii="Arial" w:eastAsia="SimSun" w:cs="Arial"/>
          <w:b/>
          <w:sz w:val="22"/>
          <w:szCs w:val="21"/>
        </w:rPr>
        <w:t xml:space="preserve">the Buyer’s </w:t>
      </w:r>
      <w:r w:rsidRPr="00166BCC">
        <w:rPr>
          <w:rFonts w:ascii="Arial" w:eastAsia="SimSun" w:cs="Arial"/>
          <w:b/>
          <w:sz w:val="22"/>
          <w:szCs w:val="21"/>
        </w:rPr>
        <w:t>payment for the Products that are the subject of the claim</w:t>
      </w:r>
      <w:r w:rsidR="0033247F" w:rsidRPr="00166BCC">
        <w:rPr>
          <w:rFonts w:ascii="Arial" w:eastAsia="SimSun" w:cs="Arial"/>
          <w:b/>
          <w:sz w:val="22"/>
          <w:szCs w:val="21"/>
        </w:rPr>
        <w:t>.</w:t>
      </w:r>
    </w:p>
    <w:p w14:paraId="58925164" w14:textId="77777777" w:rsidR="005E697B" w:rsidRPr="00166BCC" w:rsidRDefault="005E697B">
      <w:pPr>
        <w:tabs>
          <w:tab w:val="left" w:pos="5082"/>
        </w:tabs>
        <w:spacing w:line="240" w:lineRule="atLeast"/>
        <w:rPr>
          <w:rFonts w:ascii="Arial" w:eastAsia="SimSun" w:hAnsi="Arial" w:cs="Arial"/>
          <w:w w:val="90"/>
          <w:sz w:val="22"/>
          <w:szCs w:val="21"/>
        </w:rPr>
      </w:pPr>
    </w:p>
    <w:p w14:paraId="58925165"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lastRenderedPageBreak/>
        <w:t>交货和付款</w:t>
      </w:r>
    </w:p>
    <w:p w14:paraId="58925166" w14:textId="77777777" w:rsidR="005E697B" w:rsidRPr="00166BCC" w:rsidRDefault="005E697B">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7 DELIVERY AND PAYMENT</w:t>
      </w:r>
    </w:p>
    <w:p w14:paraId="58925167" w14:textId="77777777" w:rsidR="005E697B" w:rsidRPr="00166BCC" w:rsidRDefault="005E697B">
      <w:pPr>
        <w:numPr>
          <w:ilvl w:val="1"/>
          <w:numId w:val="23"/>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除非</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另有指明，卖方应合理的运输方式送货至买方工厂处，并承担交货前的运输、装卸、保险等费用和支出。</w:t>
      </w:r>
    </w:p>
    <w:p w14:paraId="58925168" w14:textId="77777777" w:rsidR="005E697B" w:rsidRPr="00166BCC" w:rsidRDefault="005E697B">
      <w:pPr>
        <w:tabs>
          <w:tab w:val="left" w:pos="5082"/>
        </w:tabs>
        <w:spacing w:line="240" w:lineRule="atLeast"/>
        <w:ind w:left="851" w:hanging="851"/>
        <w:rPr>
          <w:ins w:id="4" w:author="Pan, Rocky" w:date="2016-10-31T15:11:00Z"/>
          <w:rFonts w:ascii="Arial" w:eastAsia="SimSun" w:hAnsi="Arial" w:cs="Arial"/>
          <w:w w:val="90"/>
          <w:sz w:val="22"/>
          <w:szCs w:val="21"/>
        </w:rPr>
      </w:pPr>
      <w:r w:rsidRPr="00166BCC">
        <w:rPr>
          <w:rFonts w:ascii="Arial" w:eastAsia="SimSun" w:hAnsi="Arial" w:cs="Arial"/>
          <w:w w:val="90"/>
          <w:sz w:val="22"/>
          <w:szCs w:val="21"/>
        </w:rPr>
        <w:t xml:space="preserve">        </w:t>
      </w:r>
      <w:r w:rsidRPr="00166BCC">
        <w:rPr>
          <w:rFonts w:ascii="Arial" w:eastAsia="SimSun" w:hAnsi="Arial" w:cs="Arial"/>
          <w:w w:val="90"/>
          <w:sz w:val="22"/>
          <w:szCs w:val="21"/>
        </w:rPr>
        <w:tab/>
        <w:t>Unless otherwise set forth in the Orders, the Seller shall deliver the Contract Products to the Buyer’s factory by reasonable transportation, and shall bear all the fees and expenses on transportation, loading, insurance, etc</w:t>
      </w:r>
      <w:r w:rsidR="00B83728" w:rsidRPr="00166BCC">
        <w:rPr>
          <w:rFonts w:ascii="Arial" w:eastAsia="SimSun" w:hAnsi="Arial" w:cs="Arial" w:hint="eastAsia"/>
          <w:w w:val="90"/>
          <w:sz w:val="22"/>
          <w:szCs w:val="21"/>
        </w:rPr>
        <w:t>.</w:t>
      </w:r>
      <w:r w:rsidRPr="00166BCC">
        <w:rPr>
          <w:rFonts w:ascii="Arial" w:eastAsia="SimSun" w:hAnsi="Arial" w:cs="Arial"/>
          <w:w w:val="90"/>
          <w:sz w:val="22"/>
          <w:szCs w:val="21"/>
        </w:rPr>
        <w:t xml:space="preserve"> occurred before the delivery.</w:t>
      </w:r>
    </w:p>
    <w:p w14:paraId="58925169" w14:textId="77777777" w:rsidR="0033247F" w:rsidRPr="00166BCC" w:rsidRDefault="0033247F">
      <w:pPr>
        <w:tabs>
          <w:tab w:val="left" w:pos="5082"/>
        </w:tabs>
        <w:spacing w:line="240" w:lineRule="atLeast"/>
        <w:ind w:left="851" w:hanging="851"/>
        <w:rPr>
          <w:rFonts w:ascii="Arial" w:eastAsia="SimSun" w:hAnsi="Arial" w:cs="Arial"/>
          <w:spacing w:val="-6"/>
          <w:w w:val="90"/>
          <w:sz w:val="22"/>
          <w:szCs w:val="21"/>
        </w:rPr>
      </w:pPr>
    </w:p>
    <w:p w14:paraId="5892516A" w14:textId="77777777" w:rsidR="005E697B" w:rsidRPr="00FF5C06" w:rsidRDefault="005E697B">
      <w:pPr>
        <w:numPr>
          <w:ilvl w:val="1"/>
          <w:numId w:val="23"/>
        </w:numPr>
        <w:tabs>
          <w:tab w:val="left" w:pos="5082"/>
        </w:tabs>
        <w:spacing w:line="240" w:lineRule="atLeast"/>
        <w:rPr>
          <w:rFonts w:ascii="Arial" w:eastAsia="SimSun" w:hAnsi="Arial" w:cs="Arial"/>
          <w:spacing w:val="-6"/>
          <w:w w:val="90"/>
          <w:sz w:val="22"/>
          <w:szCs w:val="21"/>
        </w:rPr>
      </w:pPr>
      <w:r w:rsidRPr="00166BCC">
        <w:rPr>
          <w:rFonts w:ascii="Arial" w:eastAsia="SimSun" w:hAnsi="Arial" w:cs="Arial"/>
          <w:spacing w:val="-6"/>
          <w:w w:val="90"/>
          <w:sz w:val="22"/>
          <w:szCs w:val="21"/>
        </w:rPr>
        <w:t>除非</w:t>
      </w:r>
      <w:r w:rsidR="00384BED" w:rsidRPr="00166BCC">
        <w:rPr>
          <w:rFonts w:ascii="Arial" w:eastAsia="SimSun" w:hAnsi="Arial" w:cs="Arial"/>
          <w:spacing w:val="-6"/>
          <w:w w:val="90"/>
          <w:sz w:val="22"/>
          <w:szCs w:val="21"/>
        </w:rPr>
        <w:t>订单</w:t>
      </w:r>
      <w:r w:rsidRPr="00166BCC">
        <w:rPr>
          <w:rFonts w:ascii="Arial" w:eastAsia="SimSun" w:hAnsi="Arial" w:cs="Arial"/>
          <w:spacing w:val="-6"/>
          <w:w w:val="90"/>
          <w:sz w:val="22"/>
          <w:szCs w:val="21"/>
        </w:rPr>
        <w:t>另有规定，买方应在发票日</w:t>
      </w:r>
      <w:r w:rsidR="00B83728" w:rsidRPr="00166BCC">
        <w:rPr>
          <w:rFonts w:ascii="Arial" w:eastAsia="SimSun" w:hAnsi="Arial" w:cs="Arial" w:hint="eastAsia"/>
          <w:spacing w:val="-6"/>
          <w:w w:val="90"/>
          <w:sz w:val="22"/>
          <w:szCs w:val="21"/>
        </w:rPr>
        <w:t>开立后</w:t>
      </w:r>
      <w:r w:rsidR="009E5E72" w:rsidRPr="00FF5C06">
        <w:rPr>
          <w:rFonts w:ascii="Arial" w:eastAsia="SimSun" w:hAnsi="Arial" w:cs="Arial"/>
          <w:b/>
          <w:w w:val="90"/>
          <w:sz w:val="22"/>
          <w:szCs w:val="21"/>
        </w:rPr>
        <w:t xml:space="preserve">[ </w:t>
      </w:r>
      <w:r w:rsidR="009E5E72" w:rsidRPr="00FF5C06">
        <w:rPr>
          <w:rFonts w:ascii="Arial" w:eastAsia="SimSun" w:hAnsi="Arial" w:cs="Arial" w:hint="eastAsia"/>
          <w:b/>
          <w:w w:val="90"/>
          <w:sz w:val="22"/>
          <w:szCs w:val="21"/>
        </w:rPr>
        <w:t>插入具体天数</w:t>
      </w:r>
      <w:r w:rsidR="00E02BB0" w:rsidRPr="00FF5C06">
        <w:rPr>
          <w:rFonts w:ascii="Arial" w:eastAsia="SimSun" w:hAnsi="Arial" w:cs="Arial"/>
          <w:b/>
          <w:w w:val="90"/>
          <w:sz w:val="22"/>
          <w:szCs w:val="21"/>
        </w:rPr>
        <w:t xml:space="preserve"> </w:t>
      </w:r>
      <w:r w:rsidR="00B83728" w:rsidRPr="00FF5C06">
        <w:rPr>
          <w:rFonts w:ascii="Arial" w:eastAsia="SimSun" w:hAnsi="Arial" w:cs="Arial"/>
          <w:b/>
          <w:w w:val="90"/>
          <w:sz w:val="22"/>
          <w:szCs w:val="21"/>
        </w:rPr>
        <w:t>]</w:t>
      </w:r>
      <w:r w:rsidR="00B83728" w:rsidRPr="00FF5C06">
        <w:rPr>
          <w:rFonts w:ascii="Arial" w:eastAsia="SimSun" w:hAnsi="Arial" w:cs="Arial" w:hint="eastAsia"/>
          <w:spacing w:val="-6"/>
          <w:w w:val="90"/>
          <w:sz w:val="22"/>
          <w:szCs w:val="21"/>
        </w:rPr>
        <w:t>天内支</w:t>
      </w:r>
      <w:r w:rsidRPr="00FF5C06">
        <w:rPr>
          <w:rFonts w:ascii="Arial" w:eastAsia="SimSun" w:hAnsi="Arial" w:cs="Arial"/>
          <w:spacing w:val="-6"/>
          <w:w w:val="90"/>
          <w:sz w:val="22"/>
          <w:szCs w:val="21"/>
        </w:rPr>
        <w:t>付该笔款项，以银行</w:t>
      </w:r>
      <w:r w:rsidR="00B83728" w:rsidRPr="00FF5C06">
        <w:rPr>
          <w:rFonts w:ascii="Arial" w:eastAsia="SimSun" w:hAnsi="Arial" w:cs="Arial" w:hint="eastAsia"/>
          <w:spacing w:val="-6"/>
          <w:w w:val="90"/>
          <w:sz w:val="22"/>
          <w:szCs w:val="21"/>
        </w:rPr>
        <w:t>电汇方式</w:t>
      </w:r>
      <w:r w:rsidRPr="00FF5C06">
        <w:rPr>
          <w:rFonts w:ascii="Arial" w:eastAsia="SimSun" w:hAnsi="Arial" w:cs="Arial"/>
          <w:spacing w:val="-6"/>
          <w:w w:val="90"/>
          <w:sz w:val="22"/>
          <w:szCs w:val="21"/>
        </w:rPr>
        <w:t>支付。</w:t>
      </w:r>
    </w:p>
    <w:p w14:paraId="5892516B" w14:textId="7E42D1AF" w:rsidR="005E697B" w:rsidRPr="00FF5C06" w:rsidRDefault="005E697B">
      <w:pPr>
        <w:tabs>
          <w:tab w:val="left" w:pos="5082"/>
        </w:tabs>
        <w:spacing w:line="240" w:lineRule="atLeast"/>
        <w:ind w:left="851" w:hanging="851"/>
        <w:rPr>
          <w:rFonts w:ascii="Arial" w:eastAsia="SimSun" w:hAnsi="Arial" w:cs="Arial"/>
          <w:color w:val="FF0000"/>
          <w:w w:val="90"/>
          <w:sz w:val="22"/>
          <w:szCs w:val="21"/>
        </w:rPr>
      </w:pPr>
      <w:r w:rsidRPr="00FF5C06">
        <w:rPr>
          <w:rFonts w:ascii="Arial" w:eastAsia="SimSun" w:hAnsi="Arial" w:cs="Arial"/>
          <w:w w:val="90"/>
          <w:sz w:val="22"/>
          <w:szCs w:val="21"/>
        </w:rPr>
        <w:t xml:space="preserve">        </w:t>
      </w:r>
      <w:r w:rsidRPr="00FF5C06">
        <w:rPr>
          <w:rFonts w:ascii="Arial" w:eastAsia="SimSun" w:hAnsi="Arial" w:cs="Arial"/>
          <w:w w:val="90"/>
          <w:sz w:val="22"/>
          <w:szCs w:val="21"/>
        </w:rPr>
        <w:tab/>
        <w:t xml:space="preserve">Unless explicitly agreed otherwise </w:t>
      </w:r>
      <w:r w:rsidR="001E0724" w:rsidRPr="00FF5C06">
        <w:rPr>
          <w:rFonts w:ascii="Arial" w:eastAsia="SimSun" w:hAnsi="Arial" w:cs="Arial"/>
          <w:w w:val="90"/>
          <w:sz w:val="22"/>
          <w:szCs w:val="21"/>
        </w:rPr>
        <w:t>the Buyer</w:t>
      </w:r>
      <w:r w:rsidRPr="00FF5C06">
        <w:rPr>
          <w:rFonts w:ascii="Arial" w:eastAsia="SimSun" w:hAnsi="Arial" w:cs="Arial"/>
          <w:w w:val="90"/>
          <w:sz w:val="22"/>
          <w:szCs w:val="21"/>
        </w:rPr>
        <w:t xml:space="preserve"> shall pay the amount invoiced by </w:t>
      </w:r>
      <w:r w:rsidR="001E0724" w:rsidRPr="00FF5C06">
        <w:rPr>
          <w:rFonts w:ascii="Arial" w:eastAsia="SimSun" w:hAnsi="Arial" w:cs="Arial"/>
          <w:w w:val="90"/>
          <w:sz w:val="22"/>
          <w:szCs w:val="21"/>
        </w:rPr>
        <w:t xml:space="preserve">the Seller </w:t>
      </w:r>
      <w:r w:rsidRPr="00FF5C06">
        <w:rPr>
          <w:rFonts w:ascii="Arial" w:eastAsia="SimSun" w:hAnsi="Arial" w:cs="Arial"/>
          <w:w w:val="90"/>
          <w:sz w:val="22"/>
          <w:szCs w:val="21"/>
        </w:rPr>
        <w:t xml:space="preserve">for </w:t>
      </w:r>
      <w:r w:rsidR="001E0724" w:rsidRPr="00FF5C06">
        <w:rPr>
          <w:rFonts w:ascii="Arial" w:eastAsia="SimSun" w:hAnsi="Arial" w:cs="Arial"/>
          <w:w w:val="90"/>
          <w:sz w:val="22"/>
          <w:szCs w:val="21"/>
        </w:rPr>
        <w:t>Contract Products</w:t>
      </w:r>
      <w:r w:rsidRPr="00FF5C06">
        <w:rPr>
          <w:rFonts w:ascii="Arial" w:eastAsia="SimSun" w:hAnsi="Arial" w:cs="Arial"/>
          <w:w w:val="90"/>
          <w:sz w:val="22"/>
          <w:szCs w:val="21"/>
        </w:rPr>
        <w:t xml:space="preserve"> delivered by bank transfer </w:t>
      </w:r>
      <w:r w:rsidR="00B83728" w:rsidRPr="00FF5C06">
        <w:rPr>
          <w:rFonts w:ascii="Arial" w:eastAsia="SimSun" w:hAnsi="Arial" w:cs="Arial" w:hint="eastAsia"/>
          <w:w w:val="90"/>
          <w:sz w:val="22"/>
          <w:szCs w:val="21"/>
        </w:rPr>
        <w:t xml:space="preserve">within </w:t>
      </w:r>
      <w:r w:rsidR="009E5E72" w:rsidRPr="00FF5C06">
        <w:rPr>
          <w:rFonts w:ascii="Arial" w:eastAsia="SimSun" w:hAnsi="Arial" w:cs="Arial"/>
          <w:b/>
          <w:w w:val="90"/>
          <w:sz w:val="22"/>
          <w:szCs w:val="21"/>
        </w:rPr>
        <w:t>[Insert specific days]</w:t>
      </w:r>
      <w:r w:rsidR="00B83728" w:rsidRPr="00FF5C06">
        <w:rPr>
          <w:rFonts w:ascii="Arial" w:eastAsia="SimSun" w:hAnsi="Arial" w:cs="Arial" w:hint="eastAsia"/>
          <w:w w:val="90"/>
          <w:sz w:val="22"/>
          <w:szCs w:val="21"/>
        </w:rPr>
        <w:t xml:space="preserve"> </w:t>
      </w:r>
      <w:r w:rsidRPr="00FF5C06">
        <w:rPr>
          <w:rFonts w:ascii="Arial" w:eastAsia="SimSun" w:hAnsi="Arial" w:cs="Arial"/>
          <w:w w:val="90"/>
          <w:sz w:val="22"/>
          <w:szCs w:val="21"/>
        </w:rPr>
        <w:t xml:space="preserve">days </w:t>
      </w:r>
      <w:r w:rsidR="008A3965" w:rsidRPr="00FF5C06">
        <w:rPr>
          <w:rFonts w:ascii="Arial" w:eastAsia="SimSun" w:hAnsi="Arial" w:cs="Arial"/>
          <w:w w:val="90"/>
          <w:sz w:val="22"/>
          <w:szCs w:val="21"/>
        </w:rPr>
        <w:t>since invoice date</w:t>
      </w:r>
      <w:r w:rsidRPr="00FF5C06">
        <w:rPr>
          <w:rFonts w:ascii="Arial" w:eastAsia="SimSun" w:hAnsi="Arial" w:cs="Arial"/>
          <w:w w:val="90"/>
          <w:sz w:val="22"/>
          <w:szCs w:val="21"/>
        </w:rPr>
        <w:t xml:space="preserve">, </w:t>
      </w:r>
      <w:r w:rsidR="008A3965" w:rsidRPr="00FF5C06">
        <w:rPr>
          <w:rFonts w:ascii="Arial" w:eastAsia="SimSun" w:hAnsi="Arial" w:cs="Arial"/>
          <w:w w:val="90"/>
          <w:sz w:val="22"/>
          <w:szCs w:val="21"/>
        </w:rPr>
        <w:t>by the Letter of Credit issued and guaranteed by creditable bank.</w:t>
      </w:r>
      <w:r w:rsidR="00FF5C06" w:rsidRPr="00FF5C06">
        <w:t xml:space="preserve"> </w:t>
      </w:r>
      <w:r w:rsidR="00FF5C06" w:rsidRPr="00FF5C06">
        <w:rPr>
          <w:rFonts w:ascii="Arial" w:eastAsia="SimSun" w:hAnsi="Arial" w:cs="Arial"/>
          <w:color w:val="FF0000"/>
          <w:w w:val="90"/>
          <w:sz w:val="22"/>
          <w:szCs w:val="21"/>
        </w:rPr>
        <w:t>The Party effecting the payment shall bear all expenses relating to any form of payment. All commissions of correspondent banks are paid by the Buyer.</w:t>
      </w:r>
      <w:r w:rsidRPr="00FF5C06">
        <w:rPr>
          <w:rFonts w:ascii="Arial" w:eastAsia="SimSun" w:hAnsi="Arial" w:cs="Arial"/>
          <w:color w:val="FF0000"/>
          <w:w w:val="90"/>
          <w:sz w:val="22"/>
          <w:szCs w:val="21"/>
        </w:rPr>
        <w:t xml:space="preserve"> </w:t>
      </w:r>
    </w:p>
    <w:p w14:paraId="5892516C" w14:textId="77777777" w:rsidR="0067526B" w:rsidRDefault="0067526B">
      <w:pPr>
        <w:tabs>
          <w:tab w:val="left" w:pos="5082"/>
        </w:tabs>
        <w:spacing w:line="240" w:lineRule="atLeast"/>
        <w:ind w:left="851" w:hanging="851"/>
        <w:rPr>
          <w:rFonts w:ascii="Arial" w:eastAsia="SimSun" w:hAnsi="Arial" w:cs="Arial"/>
          <w:w w:val="90"/>
          <w:sz w:val="22"/>
          <w:szCs w:val="21"/>
        </w:rPr>
      </w:pPr>
    </w:p>
    <w:p w14:paraId="5892516D" w14:textId="77777777" w:rsidR="0067526B" w:rsidRPr="00D4300D" w:rsidRDefault="0067526B" w:rsidP="0067526B">
      <w:pPr>
        <w:numPr>
          <w:ilvl w:val="1"/>
          <w:numId w:val="23"/>
        </w:numPr>
        <w:tabs>
          <w:tab w:val="left" w:pos="5082"/>
        </w:tabs>
        <w:spacing w:line="240" w:lineRule="atLeast"/>
        <w:rPr>
          <w:rFonts w:ascii="Arial" w:eastAsia="SimSun" w:hAnsi="Arial" w:cs="Arial"/>
          <w:b/>
          <w:spacing w:val="-6"/>
          <w:w w:val="90"/>
          <w:sz w:val="22"/>
          <w:szCs w:val="21"/>
        </w:rPr>
      </w:pPr>
      <w:r w:rsidRPr="00D4300D">
        <w:rPr>
          <w:rFonts w:ascii="Arial" w:eastAsia="SimSun" w:hAnsi="Arial" w:cs="Arial" w:hint="eastAsia"/>
          <w:b/>
          <w:spacing w:val="-6"/>
          <w:w w:val="90"/>
          <w:sz w:val="22"/>
          <w:szCs w:val="21"/>
        </w:rPr>
        <w:t>买方</w:t>
      </w:r>
      <w:r w:rsidRPr="00D4300D">
        <w:rPr>
          <w:rFonts w:ascii="Arial" w:eastAsia="SimSun" w:hAnsi="Arial" w:cs="Arial"/>
          <w:b/>
          <w:spacing w:val="-6"/>
          <w:w w:val="90"/>
          <w:sz w:val="22"/>
          <w:szCs w:val="21"/>
        </w:rPr>
        <w:t>同意遵守附件</w:t>
      </w:r>
      <w:r w:rsidRPr="00D4300D">
        <w:rPr>
          <w:rFonts w:ascii="Arial" w:eastAsia="SimSun" w:hAnsi="Arial" w:cs="Arial" w:hint="eastAsia"/>
          <w:b/>
          <w:spacing w:val="-6"/>
          <w:w w:val="90"/>
          <w:sz w:val="22"/>
          <w:szCs w:val="21"/>
        </w:rPr>
        <w:t>一</w:t>
      </w:r>
      <w:r w:rsidRPr="00D4300D">
        <w:rPr>
          <w:rFonts w:ascii="Arial" w:eastAsia="SimSun" w:hAnsi="Arial" w:cs="Arial"/>
          <w:b/>
          <w:spacing w:val="-6"/>
          <w:w w:val="90"/>
          <w:sz w:val="22"/>
          <w:szCs w:val="21"/>
        </w:rPr>
        <w:t>中所详述的月度最大订单数量和每个订单的最小金额，否则</w:t>
      </w:r>
      <w:r w:rsidRPr="00D4300D">
        <w:rPr>
          <w:rFonts w:ascii="Arial" w:eastAsia="SimSun" w:hAnsi="Arial" w:cs="Arial" w:hint="eastAsia"/>
          <w:b/>
          <w:spacing w:val="-6"/>
          <w:w w:val="90"/>
          <w:sz w:val="22"/>
          <w:szCs w:val="21"/>
        </w:rPr>
        <w:t>卖方</w:t>
      </w:r>
      <w:r w:rsidRPr="00D4300D">
        <w:rPr>
          <w:rFonts w:ascii="Arial" w:eastAsia="SimSun" w:hAnsi="Arial" w:cs="Arial"/>
          <w:b/>
          <w:spacing w:val="-6"/>
          <w:w w:val="90"/>
          <w:sz w:val="22"/>
          <w:szCs w:val="21"/>
        </w:rPr>
        <w:t>有完全的自主权拒绝不符合该等要求的订单，或者额外对每一个该系订单加收相应的服务费。</w:t>
      </w:r>
    </w:p>
    <w:p w14:paraId="5892516E" w14:textId="0849779B" w:rsidR="0067526B" w:rsidRDefault="0067526B" w:rsidP="0067526B">
      <w:pPr>
        <w:tabs>
          <w:tab w:val="left" w:pos="5082"/>
        </w:tabs>
        <w:spacing w:line="240" w:lineRule="atLeast"/>
        <w:ind w:left="855"/>
        <w:rPr>
          <w:rFonts w:ascii="Arial" w:eastAsia="SimSun" w:hAnsi="Arial" w:cs="Arial"/>
          <w:b/>
          <w:spacing w:val="-6"/>
          <w:w w:val="90"/>
          <w:sz w:val="22"/>
          <w:szCs w:val="21"/>
        </w:rPr>
      </w:pPr>
      <w:r w:rsidRPr="00D4300D">
        <w:rPr>
          <w:rFonts w:ascii="Arial" w:eastAsia="SimSun" w:hAnsi="Arial" w:cs="Arial"/>
          <w:b/>
          <w:spacing w:val="-6"/>
          <w:w w:val="90"/>
          <w:sz w:val="22"/>
          <w:szCs w:val="21"/>
        </w:rPr>
        <w:t xml:space="preserve">Buyer agrees that it shall follow the requirements as specified in Appendix I of the monthly maximum order number and minimum value for each order, otherwise Seller has the full discretion to refuse Distributor’s orders or charge extra service fee for each order which falls short of such requirements. </w:t>
      </w:r>
    </w:p>
    <w:p w14:paraId="057E38D3" w14:textId="0DFDC678" w:rsidR="00FF5C06" w:rsidRPr="00FF5C06" w:rsidRDefault="00FF5C06" w:rsidP="00C67FB6">
      <w:pPr>
        <w:tabs>
          <w:tab w:val="left" w:pos="5082"/>
        </w:tabs>
        <w:spacing w:line="240" w:lineRule="atLeast"/>
        <w:ind w:left="851" w:hanging="851"/>
        <w:rPr>
          <w:rFonts w:ascii="Arial" w:eastAsia="SimSun" w:hAnsi="Arial" w:cs="Arial"/>
          <w:b/>
          <w:color w:val="FF0000"/>
          <w:spacing w:val="-6"/>
          <w:w w:val="90"/>
          <w:sz w:val="22"/>
          <w:szCs w:val="21"/>
          <w:lang w:val="uk-UA"/>
        </w:rPr>
      </w:pPr>
      <w:r>
        <w:rPr>
          <w:rFonts w:ascii="Arial" w:eastAsia="SimSun" w:hAnsi="Arial" w:cs="Arial"/>
          <w:b/>
          <w:spacing w:val="-6"/>
          <w:w w:val="90"/>
          <w:sz w:val="22"/>
          <w:szCs w:val="21"/>
          <w:lang w:val="uk-UA"/>
        </w:rPr>
        <w:t xml:space="preserve">7.4.      </w:t>
      </w:r>
      <w:proofErr w:type="spellStart"/>
      <w:r w:rsidRPr="00FF5C06">
        <w:rPr>
          <w:rFonts w:ascii="Arial" w:eastAsia="SimSun" w:hAnsi="Arial" w:cs="Arial"/>
          <w:b/>
          <w:color w:val="FF0000"/>
          <w:spacing w:val="-6"/>
          <w:w w:val="90"/>
          <w:sz w:val="22"/>
          <w:szCs w:val="21"/>
          <w:lang w:val="uk-UA"/>
        </w:rPr>
        <w:t>The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parties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agreed</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that</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according</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to</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this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contract</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delivery</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of</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goods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takes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place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within</w:t>
      </w:r>
      <w:proofErr w:type="spellEnd"/>
      <w:r w:rsidRPr="00FF5C06">
        <w:rPr>
          <w:rFonts w:ascii="Arial" w:eastAsia="SimSun" w:hAnsi="Arial" w:cs="Arial"/>
          <w:b/>
          <w:color w:val="FF0000"/>
          <w:spacing w:val="-6"/>
          <w:w w:val="90"/>
          <w:sz w:val="22"/>
          <w:szCs w:val="21"/>
          <w:lang w:val="uk-UA"/>
        </w:rPr>
        <w:t xml:space="preserve"> a </w:t>
      </w:r>
      <w:proofErr w:type="spellStart"/>
      <w:r w:rsidRPr="00FF5C06">
        <w:rPr>
          <w:rFonts w:ascii="Arial" w:eastAsia="SimSun" w:hAnsi="Arial" w:cs="Arial"/>
          <w:b/>
          <w:color w:val="FF0000"/>
          <w:spacing w:val="-6"/>
          <w:w w:val="90"/>
          <w:sz w:val="22"/>
          <w:szCs w:val="21"/>
          <w:lang w:val="uk-UA"/>
        </w:rPr>
        <w:t>period</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not</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exceeding</w:t>
      </w:r>
      <w:proofErr w:type="spellEnd"/>
      <w:r w:rsidRPr="00FF5C06">
        <w:rPr>
          <w:rFonts w:ascii="Arial" w:eastAsia="SimSun" w:hAnsi="Arial" w:cs="Arial"/>
          <w:b/>
          <w:color w:val="FF0000"/>
          <w:spacing w:val="-6"/>
          <w:w w:val="90"/>
          <w:sz w:val="22"/>
          <w:szCs w:val="21"/>
          <w:lang w:val="uk-UA"/>
        </w:rPr>
        <w:t xml:space="preserve"> 90 </w:t>
      </w:r>
      <w:proofErr w:type="spellStart"/>
      <w:r w:rsidRPr="00FF5C06">
        <w:rPr>
          <w:rFonts w:ascii="Arial" w:eastAsia="SimSun" w:hAnsi="Arial" w:cs="Arial"/>
          <w:b/>
          <w:color w:val="FF0000"/>
          <w:spacing w:val="-6"/>
          <w:w w:val="90"/>
          <w:sz w:val="22"/>
          <w:szCs w:val="21"/>
          <w:lang w:val="uk-UA"/>
        </w:rPr>
        <w:t>days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from</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moment</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of</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agreement</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by</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the</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parties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on</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other</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essential</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terms</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of</w:t>
      </w:r>
      <w:proofErr w:type="spellEnd"/>
      <w:r w:rsidRPr="00FF5C06">
        <w:rPr>
          <w:rFonts w:ascii="Arial" w:eastAsia="SimSun" w:hAnsi="Arial" w:cs="Arial"/>
          <w:b/>
          <w:color w:val="FF0000"/>
          <w:spacing w:val="-6"/>
          <w:w w:val="90"/>
          <w:sz w:val="22"/>
          <w:szCs w:val="21"/>
          <w:lang w:val="uk-UA"/>
        </w:rPr>
        <w:t xml:space="preserve"> </w:t>
      </w:r>
      <w:proofErr w:type="spellStart"/>
      <w:r w:rsidRPr="00FF5C06">
        <w:rPr>
          <w:rFonts w:ascii="Arial" w:eastAsia="SimSun" w:hAnsi="Arial" w:cs="Arial"/>
          <w:b/>
          <w:color w:val="FF0000"/>
          <w:spacing w:val="-6"/>
          <w:w w:val="90"/>
          <w:sz w:val="22"/>
          <w:szCs w:val="21"/>
          <w:lang w:val="uk-UA"/>
        </w:rPr>
        <w:t>delivery</w:t>
      </w:r>
      <w:proofErr w:type="spellEnd"/>
      <w:r w:rsidRPr="00FF5C06">
        <w:rPr>
          <w:rFonts w:ascii="Arial" w:eastAsia="SimSun" w:hAnsi="Arial" w:cs="Arial"/>
          <w:b/>
          <w:color w:val="FF0000"/>
          <w:spacing w:val="-6"/>
          <w:w w:val="90"/>
          <w:sz w:val="22"/>
          <w:szCs w:val="21"/>
          <w:lang w:val="uk-UA"/>
        </w:rPr>
        <w:t>.</w:t>
      </w:r>
    </w:p>
    <w:p w14:paraId="5892516F" w14:textId="77777777" w:rsidR="0067526B" w:rsidRPr="0067526B" w:rsidRDefault="0067526B" w:rsidP="0067526B">
      <w:pPr>
        <w:tabs>
          <w:tab w:val="left" w:pos="5082"/>
        </w:tabs>
        <w:spacing w:line="240" w:lineRule="atLeast"/>
        <w:ind w:left="855"/>
        <w:rPr>
          <w:rFonts w:ascii="Arial" w:eastAsia="SimSun" w:hAnsi="Arial" w:cs="Arial"/>
          <w:spacing w:val="-6"/>
          <w:w w:val="90"/>
          <w:sz w:val="22"/>
          <w:szCs w:val="21"/>
        </w:rPr>
      </w:pPr>
    </w:p>
    <w:p w14:paraId="58925170"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保密</w:t>
      </w:r>
    </w:p>
    <w:p w14:paraId="58925171" w14:textId="77777777" w:rsidR="005E697B" w:rsidRPr="00166BCC" w:rsidRDefault="005E697B">
      <w:pPr>
        <w:pStyle w:val="2"/>
        <w:tabs>
          <w:tab w:val="clear" w:pos="5082"/>
        </w:tabs>
        <w:rPr>
          <w:rFonts w:ascii="Arial" w:eastAsia="SimSun" w:hAnsi="Arial" w:cs="Arial"/>
          <w:sz w:val="22"/>
          <w:szCs w:val="21"/>
        </w:rPr>
      </w:pPr>
      <w:r w:rsidRPr="00166BCC">
        <w:rPr>
          <w:rFonts w:ascii="Arial" w:eastAsia="SimSun" w:hAnsi="Arial" w:cs="Arial"/>
          <w:sz w:val="22"/>
          <w:szCs w:val="21"/>
        </w:rPr>
        <w:t>Article 8 CONFIDENTIALITY</w:t>
      </w:r>
    </w:p>
    <w:p w14:paraId="58925172" w14:textId="77777777" w:rsidR="00775941" w:rsidRPr="00166BCC" w:rsidRDefault="00775941" w:rsidP="0077594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8.1      </w:t>
      </w:r>
      <w:r w:rsidR="004D3CEC" w:rsidRPr="00166BCC">
        <w:rPr>
          <w:rFonts w:ascii="Arial" w:eastAsia="SimSun" w:hAnsi="Arial" w:cs="Arial"/>
          <w:spacing w:val="-6"/>
          <w:w w:val="90"/>
          <w:sz w:val="22"/>
          <w:szCs w:val="21"/>
        </w:rPr>
        <w:t>双</w:t>
      </w:r>
      <w:r w:rsidRPr="00166BCC">
        <w:rPr>
          <w:rFonts w:ascii="Arial" w:eastAsia="SimSun" w:hAnsi="Arial" w:cs="Arial"/>
          <w:spacing w:val="-6"/>
          <w:w w:val="90"/>
          <w:sz w:val="22"/>
          <w:szCs w:val="21"/>
        </w:rPr>
        <w:t>方应对另一方披露的或本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包含的保密信息严格保密，且：</w:t>
      </w:r>
    </w:p>
    <w:p w14:paraId="58925173" w14:textId="77777777" w:rsidR="004D3CEC" w:rsidRPr="00166BCC" w:rsidRDefault="004D3CEC" w:rsidP="004D3CEC">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spacing w:val="-6"/>
          <w:w w:val="90"/>
          <w:sz w:val="22"/>
          <w:szCs w:val="21"/>
        </w:rPr>
        <w:t xml:space="preserve">     </w:t>
      </w:r>
      <w:r w:rsidRPr="00166BCC">
        <w:rPr>
          <w:rFonts w:ascii="Arial" w:eastAsia="SimSun" w:hAnsi="Arial" w:cs="Arial"/>
          <w:w w:val="90"/>
          <w:sz w:val="22"/>
          <w:szCs w:val="21"/>
        </w:rPr>
        <w:t xml:space="preserve">    Each Party shall maintain strict confidentiality with respect to the other Party's Confidential Information and the contents of this </w:t>
      </w:r>
      <w:r w:rsidR="00101775" w:rsidRPr="00166BCC">
        <w:rPr>
          <w:rFonts w:ascii="Arial" w:eastAsia="SimSun" w:hAnsi="Arial" w:cs="Arial"/>
          <w:w w:val="90"/>
          <w:sz w:val="22"/>
          <w:szCs w:val="21"/>
        </w:rPr>
        <w:t>Contract</w:t>
      </w:r>
      <w:r w:rsidRPr="00166BCC">
        <w:rPr>
          <w:rFonts w:ascii="Arial" w:eastAsia="SimSun" w:hAnsi="Arial" w:cs="Arial"/>
          <w:w w:val="90"/>
          <w:sz w:val="22"/>
          <w:szCs w:val="21"/>
        </w:rPr>
        <w:t xml:space="preserve"> and shall:</w:t>
      </w:r>
    </w:p>
    <w:p w14:paraId="58925174" w14:textId="77777777" w:rsidR="00775941" w:rsidRPr="00166BCC" w:rsidRDefault="004D3CEC" w:rsidP="004D3CEC">
      <w:pPr>
        <w:tabs>
          <w:tab w:val="left" w:pos="5082"/>
        </w:tabs>
        <w:spacing w:line="240" w:lineRule="atLeast"/>
        <w:ind w:left="1440" w:hanging="1440"/>
        <w:rPr>
          <w:rFonts w:ascii="Arial" w:eastAsia="SimSun" w:hAnsi="Arial" w:cs="Arial"/>
          <w:spacing w:val="-6"/>
          <w:w w:val="90"/>
          <w:sz w:val="22"/>
          <w:szCs w:val="21"/>
        </w:rPr>
      </w:pPr>
      <w:r w:rsidRPr="00166BCC">
        <w:rPr>
          <w:rFonts w:ascii="Arial" w:eastAsia="SimSun" w:hAnsi="Arial" w:cs="Arial"/>
          <w:spacing w:val="-6"/>
          <w:w w:val="90"/>
          <w:sz w:val="22"/>
          <w:szCs w:val="21"/>
        </w:rPr>
        <w:t xml:space="preserve">         (a)</w:t>
      </w:r>
      <w:r w:rsidR="00775941" w:rsidRPr="00166BCC">
        <w:rPr>
          <w:rFonts w:ascii="Arial" w:eastAsia="SimSun" w:hAnsi="Arial" w:cs="Arial"/>
          <w:spacing w:val="-6"/>
          <w:w w:val="90"/>
          <w:sz w:val="22"/>
          <w:szCs w:val="21"/>
        </w:rPr>
        <w:t xml:space="preserve">    </w:t>
      </w:r>
      <w:r w:rsidR="00775941" w:rsidRPr="00166BCC">
        <w:rPr>
          <w:rFonts w:ascii="Arial" w:eastAsia="SimSun" w:hAnsi="Arial" w:cs="Arial"/>
          <w:spacing w:val="-6"/>
          <w:w w:val="90"/>
          <w:sz w:val="22"/>
          <w:szCs w:val="21"/>
        </w:rPr>
        <w:t>在获得披露方或另一方事先书面同意前，不得以任何形式全部或部分披露、公布、泄露或允许任何人获得保密信息，但是为了本</w:t>
      </w:r>
      <w:r w:rsidR="001D3A91" w:rsidRPr="00166BCC">
        <w:rPr>
          <w:rFonts w:ascii="Arial" w:eastAsia="SimSun" w:hAnsi="Arial" w:cs="Arial"/>
          <w:spacing w:val="-6"/>
          <w:w w:val="90"/>
          <w:sz w:val="22"/>
          <w:szCs w:val="21"/>
        </w:rPr>
        <w:t>合同</w:t>
      </w:r>
      <w:r w:rsidR="00775941" w:rsidRPr="00166BCC">
        <w:rPr>
          <w:rFonts w:ascii="Arial" w:eastAsia="SimSun" w:hAnsi="Arial" w:cs="Arial"/>
          <w:spacing w:val="-6"/>
          <w:w w:val="90"/>
          <w:sz w:val="22"/>
          <w:szCs w:val="21"/>
        </w:rPr>
        <w:t>目的有合理的需要了解保密信息，且受本</w:t>
      </w:r>
      <w:r w:rsidR="001D3A91" w:rsidRPr="00166BCC">
        <w:rPr>
          <w:rFonts w:ascii="Arial" w:eastAsia="SimSun" w:hAnsi="Arial" w:cs="Arial"/>
          <w:spacing w:val="-6"/>
          <w:w w:val="90"/>
          <w:sz w:val="22"/>
          <w:szCs w:val="21"/>
        </w:rPr>
        <w:t>合同</w:t>
      </w:r>
      <w:r w:rsidR="00775941" w:rsidRPr="00166BCC">
        <w:rPr>
          <w:rFonts w:ascii="Arial" w:eastAsia="SimSun" w:hAnsi="Arial" w:cs="Arial"/>
          <w:spacing w:val="-6"/>
          <w:w w:val="90"/>
          <w:sz w:val="22"/>
          <w:szCs w:val="21"/>
        </w:rPr>
        <w:t>第</w:t>
      </w:r>
      <w:r w:rsidR="00775941" w:rsidRPr="00166BCC">
        <w:rPr>
          <w:rFonts w:ascii="Arial" w:eastAsia="SimSun" w:hAnsi="Arial" w:cs="Arial"/>
          <w:spacing w:val="-6"/>
          <w:w w:val="90"/>
          <w:sz w:val="22"/>
          <w:szCs w:val="21"/>
        </w:rPr>
        <w:t>8.2</w:t>
      </w:r>
      <w:r w:rsidR="00775941" w:rsidRPr="00166BCC">
        <w:rPr>
          <w:rFonts w:ascii="Arial" w:eastAsia="SimSun" w:hAnsi="Arial" w:cs="Arial"/>
          <w:spacing w:val="-6"/>
          <w:w w:val="90"/>
          <w:sz w:val="22"/>
          <w:szCs w:val="21"/>
        </w:rPr>
        <w:t>款严格约束的一方雇员除外；</w:t>
      </w:r>
    </w:p>
    <w:p w14:paraId="58925175" w14:textId="77777777" w:rsidR="004D3CEC" w:rsidRPr="00166BCC" w:rsidRDefault="004D3CEC" w:rsidP="004D3CEC">
      <w:pPr>
        <w:tabs>
          <w:tab w:val="left" w:pos="5082"/>
        </w:tabs>
        <w:spacing w:line="240" w:lineRule="atLeast"/>
        <w:ind w:left="1440"/>
        <w:rPr>
          <w:ins w:id="5" w:author="Pan, Rocky" w:date="2016-10-31T15:31:00Z"/>
          <w:rFonts w:ascii="Arial" w:eastAsia="SimSun" w:hAnsi="Arial" w:cs="Arial"/>
          <w:w w:val="90"/>
          <w:sz w:val="22"/>
          <w:szCs w:val="21"/>
        </w:rPr>
      </w:pPr>
      <w:r w:rsidRPr="00166BCC">
        <w:rPr>
          <w:rFonts w:ascii="Arial" w:eastAsia="SimSun" w:hAnsi="Arial" w:cs="Arial"/>
          <w:w w:val="90"/>
          <w:sz w:val="22"/>
          <w:szCs w:val="21"/>
        </w:rPr>
        <w:t xml:space="preserve">not without the prior written consent of the disclosing Party disclose, publish, disseminate or make accessible to anyone Confidential Information, in whole or in part, in any way or form, to any third parties, with the exception of its employees who reasonably need to know Confidential Information for the purpose of the </w:t>
      </w:r>
      <w:r w:rsidR="00101775" w:rsidRPr="00166BCC">
        <w:rPr>
          <w:rFonts w:ascii="Arial" w:eastAsia="SimSun" w:hAnsi="Arial" w:cs="Arial"/>
          <w:w w:val="90"/>
          <w:sz w:val="22"/>
          <w:szCs w:val="21"/>
        </w:rPr>
        <w:t>Contract</w:t>
      </w:r>
      <w:r w:rsidRPr="00166BCC">
        <w:rPr>
          <w:rFonts w:ascii="Arial" w:eastAsia="SimSun" w:hAnsi="Arial" w:cs="Arial"/>
          <w:w w:val="90"/>
          <w:sz w:val="22"/>
          <w:szCs w:val="21"/>
        </w:rPr>
        <w:t>, subject to strict observance of the stipulations set forth in Article 8.2;</w:t>
      </w:r>
    </w:p>
    <w:p w14:paraId="58925176" w14:textId="77777777" w:rsidR="00E02BB0" w:rsidRPr="00166BCC" w:rsidRDefault="00E02BB0" w:rsidP="004D3CEC">
      <w:pPr>
        <w:tabs>
          <w:tab w:val="left" w:pos="5082"/>
        </w:tabs>
        <w:spacing w:line="240" w:lineRule="atLeast"/>
        <w:ind w:left="1440"/>
        <w:rPr>
          <w:rFonts w:ascii="Arial" w:eastAsia="SimSun" w:hAnsi="Arial" w:cs="Arial"/>
          <w:w w:val="90"/>
          <w:sz w:val="22"/>
          <w:szCs w:val="21"/>
        </w:rPr>
      </w:pPr>
    </w:p>
    <w:p w14:paraId="58925177" w14:textId="77777777" w:rsidR="00775941" w:rsidRPr="00166BCC" w:rsidRDefault="004D3CEC" w:rsidP="004D3CEC">
      <w:pPr>
        <w:tabs>
          <w:tab w:val="left" w:pos="5082"/>
        </w:tabs>
        <w:spacing w:line="240" w:lineRule="atLeast"/>
        <w:ind w:left="1440" w:hanging="1440"/>
        <w:rPr>
          <w:rFonts w:ascii="Arial" w:eastAsia="SimSun" w:hAnsi="Arial" w:cs="Arial"/>
          <w:spacing w:val="-6"/>
          <w:w w:val="90"/>
          <w:sz w:val="22"/>
          <w:szCs w:val="21"/>
        </w:rPr>
      </w:pPr>
      <w:r w:rsidRPr="00166BCC">
        <w:rPr>
          <w:rFonts w:ascii="Arial" w:eastAsia="SimSun" w:hAnsi="Arial" w:cs="Arial"/>
          <w:spacing w:val="-6"/>
          <w:w w:val="90"/>
          <w:sz w:val="22"/>
          <w:szCs w:val="21"/>
        </w:rPr>
        <w:t xml:space="preserve">         (b)</w:t>
      </w:r>
      <w:r w:rsidR="00775941" w:rsidRPr="00166BCC">
        <w:rPr>
          <w:rFonts w:ascii="Arial" w:eastAsia="SimSun" w:hAnsi="Arial" w:cs="Arial"/>
          <w:spacing w:val="-6"/>
          <w:w w:val="90"/>
          <w:sz w:val="22"/>
          <w:szCs w:val="21"/>
        </w:rPr>
        <w:t xml:space="preserve">    </w:t>
      </w:r>
      <w:r w:rsidR="00775941" w:rsidRPr="00166BCC">
        <w:rPr>
          <w:rFonts w:ascii="Arial" w:eastAsia="SimSun" w:hAnsi="Arial" w:cs="Arial"/>
          <w:spacing w:val="-6"/>
          <w:w w:val="90"/>
          <w:sz w:val="22"/>
          <w:szCs w:val="21"/>
        </w:rPr>
        <w:t>应至少以保护其自有的具有相似重要性或采取保密措施的信息的同等关注程度来对待保密信息，但无论如何不得低于合理的关注程度；</w:t>
      </w:r>
    </w:p>
    <w:p w14:paraId="58925178" w14:textId="77777777" w:rsidR="004D3CEC" w:rsidRPr="00166BCC" w:rsidRDefault="004D3CEC" w:rsidP="004D3CEC">
      <w:pPr>
        <w:tabs>
          <w:tab w:val="left" w:pos="5082"/>
        </w:tabs>
        <w:spacing w:line="240" w:lineRule="atLeast"/>
        <w:ind w:left="1440"/>
        <w:rPr>
          <w:ins w:id="6" w:author="Pan, Rocky" w:date="2016-10-31T15:31:00Z"/>
          <w:rFonts w:ascii="Arial" w:eastAsia="SimSun" w:hAnsi="Arial" w:cs="Arial"/>
          <w:w w:val="90"/>
          <w:sz w:val="22"/>
          <w:szCs w:val="21"/>
        </w:rPr>
      </w:pPr>
      <w:r w:rsidRPr="00166BCC">
        <w:rPr>
          <w:rFonts w:ascii="Arial" w:eastAsia="SimSun" w:hAnsi="Arial" w:cs="Arial"/>
          <w:w w:val="90"/>
          <w:sz w:val="22"/>
          <w:szCs w:val="21"/>
        </w:rPr>
        <w:t xml:space="preserve">treat Confidential Information with at least the same degree of care as it itself observes </w:t>
      </w:r>
      <w:r w:rsidRPr="00166BCC">
        <w:rPr>
          <w:rFonts w:ascii="Arial" w:eastAsia="SimSun" w:hAnsi="Arial" w:cs="Arial"/>
          <w:w w:val="90"/>
          <w:sz w:val="22"/>
          <w:szCs w:val="21"/>
        </w:rPr>
        <w:lastRenderedPageBreak/>
        <w:t>towards its own information of a like importance or which is to be kept confidential, but never less than a reasonable degree of care;</w:t>
      </w:r>
    </w:p>
    <w:p w14:paraId="58925179" w14:textId="77777777" w:rsidR="00E02BB0" w:rsidRPr="00166BCC" w:rsidRDefault="00E02BB0" w:rsidP="004D3CEC">
      <w:pPr>
        <w:tabs>
          <w:tab w:val="left" w:pos="5082"/>
        </w:tabs>
        <w:spacing w:line="240" w:lineRule="atLeast"/>
        <w:ind w:left="1440"/>
        <w:rPr>
          <w:rFonts w:ascii="Arial" w:eastAsia="SimSun" w:hAnsi="Arial" w:cs="Arial"/>
          <w:w w:val="90"/>
          <w:sz w:val="22"/>
          <w:szCs w:val="21"/>
        </w:rPr>
      </w:pPr>
    </w:p>
    <w:p w14:paraId="5892517A" w14:textId="77777777" w:rsidR="00775941" w:rsidRPr="00166BCC" w:rsidRDefault="004D3CEC" w:rsidP="004D3CEC">
      <w:pPr>
        <w:tabs>
          <w:tab w:val="left" w:pos="5082"/>
        </w:tabs>
        <w:spacing w:line="240" w:lineRule="atLeast"/>
        <w:ind w:left="1440" w:hanging="1440"/>
        <w:rPr>
          <w:rFonts w:ascii="Arial" w:eastAsia="SimSun" w:hAnsi="Arial" w:cs="Arial"/>
          <w:spacing w:val="-6"/>
          <w:w w:val="90"/>
          <w:sz w:val="22"/>
          <w:szCs w:val="21"/>
        </w:rPr>
      </w:pPr>
      <w:r w:rsidRPr="00166BCC">
        <w:rPr>
          <w:rFonts w:ascii="Arial" w:eastAsia="SimSun" w:hAnsi="Arial" w:cs="Arial"/>
          <w:spacing w:val="-6"/>
          <w:w w:val="90"/>
          <w:sz w:val="22"/>
          <w:szCs w:val="21"/>
        </w:rPr>
        <w:t xml:space="preserve">         (c)</w:t>
      </w:r>
      <w:r w:rsidR="00775941" w:rsidRPr="00166BCC">
        <w:rPr>
          <w:rFonts w:ascii="Arial" w:eastAsia="SimSun" w:hAnsi="Arial" w:cs="Arial"/>
          <w:spacing w:val="-6"/>
          <w:w w:val="90"/>
          <w:sz w:val="22"/>
          <w:szCs w:val="21"/>
        </w:rPr>
        <w:t xml:space="preserve">    </w:t>
      </w:r>
      <w:r w:rsidR="00775941" w:rsidRPr="00166BCC">
        <w:rPr>
          <w:rFonts w:ascii="Arial" w:eastAsia="SimSun" w:hAnsi="Arial" w:cs="Arial"/>
          <w:spacing w:val="-6"/>
          <w:w w:val="90"/>
          <w:sz w:val="22"/>
          <w:szCs w:val="21"/>
        </w:rPr>
        <w:t>妥善安全地保存构成保密信息的所有文件和材料且对有合理需要为本</w:t>
      </w:r>
      <w:r w:rsidR="001D3A91" w:rsidRPr="00166BCC">
        <w:rPr>
          <w:rFonts w:ascii="Arial" w:eastAsia="SimSun" w:hAnsi="Arial" w:cs="Arial"/>
          <w:spacing w:val="-6"/>
          <w:w w:val="90"/>
          <w:sz w:val="22"/>
          <w:szCs w:val="21"/>
        </w:rPr>
        <w:t>合同</w:t>
      </w:r>
      <w:r w:rsidR="00775941" w:rsidRPr="00166BCC">
        <w:rPr>
          <w:rFonts w:ascii="Arial" w:eastAsia="SimSun" w:hAnsi="Arial" w:cs="Arial"/>
          <w:spacing w:val="-6"/>
          <w:w w:val="90"/>
          <w:sz w:val="22"/>
          <w:szCs w:val="21"/>
        </w:rPr>
        <w:t>目的解除该等文件的员工接触该等文件加以限制；</w:t>
      </w:r>
    </w:p>
    <w:p w14:paraId="5892517B" w14:textId="77777777" w:rsidR="004D3CEC" w:rsidRPr="00166BCC" w:rsidRDefault="004D3CEC" w:rsidP="004D3CEC">
      <w:pPr>
        <w:tabs>
          <w:tab w:val="left" w:pos="5082"/>
        </w:tabs>
        <w:spacing w:line="240" w:lineRule="atLeast"/>
        <w:ind w:left="1440"/>
        <w:rPr>
          <w:ins w:id="7" w:author="Pan, Rocky" w:date="2016-10-31T15:31:00Z"/>
          <w:rFonts w:ascii="Arial" w:eastAsia="SimSun" w:hAnsi="Arial" w:cs="Arial"/>
          <w:w w:val="90"/>
          <w:sz w:val="22"/>
          <w:szCs w:val="21"/>
        </w:rPr>
      </w:pPr>
      <w:r w:rsidRPr="00166BCC">
        <w:rPr>
          <w:rFonts w:ascii="Arial" w:eastAsia="SimSun" w:hAnsi="Arial" w:cs="Arial"/>
          <w:w w:val="90"/>
          <w:sz w:val="22"/>
          <w:szCs w:val="21"/>
        </w:rPr>
        <w:t xml:space="preserve">keep all documents and materials which constitute or contain Confidential Information in safe custody and restrict access to such documentation to employees who reasonably need to have such access for the purpose of the </w:t>
      </w:r>
      <w:r w:rsidR="00101775" w:rsidRPr="00166BCC">
        <w:rPr>
          <w:rFonts w:ascii="Arial" w:eastAsia="SimSun" w:hAnsi="Arial" w:cs="Arial"/>
          <w:w w:val="90"/>
          <w:sz w:val="22"/>
          <w:szCs w:val="21"/>
        </w:rPr>
        <w:t>Contract</w:t>
      </w:r>
      <w:r w:rsidRPr="00166BCC">
        <w:rPr>
          <w:rFonts w:ascii="Arial" w:eastAsia="SimSun" w:hAnsi="Arial" w:cs="Arial"/>
          <w:w w:val="90"/>
          <w:sz w:val="22"/>
          <w:szCs w:val="21"/>
        </w:rPr>
        <w:t>;</w:t>
      </w:r>
    </w:p>
    <w:p w14:paraId="5892517C" w14:textId="77777777" w:rsidR="00E02BB0" w:rsidRPr="00166BCC" w:rsidRDefault="00E02BB0" w:rsidP="004D3CEC">
      <w:pPr>
        <w:tabs>
          <w:tab w:val="left" w:pos="5082"/>
        </w:tabs>
        <w:spacing w:line="240" w:lineRule="atLeast"/>
        <w:ind w:left="1440"/>
        <w:rPr>
          <w:rFonts w:ascii="Arial" w:eastAsia="SimSun" w:hAnsi="Arial" w:cs="Arial"/>
          <w:w w:val="90"/>
          <w:sz w:val="22"/>
          <w:szCs w:val="21"/>
        </w:rPr>
      </w:pPr>
    </w:p>
    <w:p w14:paraId="5892517D" w14:textId="77777777" w:rsidR="00775941" w:rsidRPr="00166BCC" w:rsidRDefault="004D3CEC" w:rsidP="004D3CEC">
      <w:pPr>
        <w:tabs>
          <w:tab w:val="left" w:pos="5082"/>
        </w:tabs>
        <w:spacing w:line="240" w:lineRule="atLeast"/>
        <w:ind w:left="1440" w:hanging="1440"/>
        <w:rPr>
          <w:rFonts w:ascii="Arial" w:eastAsia="SimSun" w:hAnsi="Arial" w:cs="Arial"/>
          <w:spacing w:val="-6"/>
          <w:w w:val="90"/>
          <w:sz w:val="22"/>
          <w:szCs w:val="21"/>
        </w:rPr>
      </w:pPr>
      <w:r w:rsidRPr="00166BCC">
        <w:rPr>
          <w:rFonts w:ascii="Arial" w:eastAsia="SimSun" w:hAnsi="Arial" w:cs="Arial"/>
          <w:spacing w:val="-6"/>
          <w:w w:val="90"/>
          <w:sz w:val="22"/>
          <w:szCs w:val="21"/>
        </w:rPr>
        <w:t xml:space="preserve">         (d)</w:t>
      </w:r>
      <w:r w:rsidR="00775941" w:rsidRPr="00166BCC">
        <w:rPr>
          <w:rFonts w:ascii="Arial" w:eastAsia="SimSun" w:hAnsi="Arial" w:cs="Arial"/>
          <w:spacing w:val="-6"/>
          <w:w w:val="90"/>
          <w:sz w:val="22"/>
          <w:szCs w:val="21"/>
        </w:rPr>
        <w:t xml:space="preserve">    </w:t>
      </w:r>
      <w:r w:rsidR="00775941" w:rsidRPr="00166BCC">
        <w:rPr>
          <w:rFonts w:ascii="Arial" w:eastAsia="SimSun" w:hAnsi="Arial" w:cs="Arial"/>
          <w:spacing w:val="-6"/>
          <w:w w:val="90"/>
          <w:sz w:val="22"/>
          <w:szCs w:val="21"/>
        </w:rPr>
        <w:t>仅为了履行其在本</w:t>
      </w:r>
      <w:r w:rsidR="001D3A91" w:rsidRPr="00166BCC">
        <w:rPr>
          <w:rFonts w:ascii="Arial" w:eastAsia="SimSun" w:hAnsi="Arial" w:cs="Arial"/>
          <w:spacing w:val="-6"/>
          <w:w w:val="90"/>
          <w:sz w:val="22"/>
          <w:szCs w:val="21"/>
        </w:rPr>
        <w:t>合同</w:t>
      </w:r>
      <w:r w:rsidR="00775941" w:rsidRPr="00166BCC">
        <w:rPr>
          <w:rFonts w:ascii="Arial" w:eastAsia="SimSun" w:hAnsi="Arial" w:cs="Arial"/>
          <w:spacing w:val="-6"/>
          <w:w w:val="90"/>
          <w:sz w:val="22"/>
          <w:szCs w:val="21"/>
        </w:rPr>
        <w:t>项下的义务之目的而使用保密信息。</w:t>
      </w:r>
    </w:p>
    <w:p w14:paraId="5892517E" w14:textId="77777777" w:rsidR="004D3CEC" w:rsidRPr="00166BCC" w:rsidRDefault="004D3CEC" w:rsidP="004D3CEC">
      <w:pPr>
        <w:tabs>
          <w:tab w:val="left" w:pos="5082"/>
        </w:tabs>
        <w:spacing w:line="240" w:lineRule="atLeast"/>
        <w:ind w:left="1440"/>
        <w:rPr>
          <w:ins w:id="8" w:author="Pan, Rocky" w:date="2016-10-31T15:31:00Z"/>
          <w:rFonts w:ascii="Arial" w:eastAsia="SimSun" w:hAnsi="Arial" w:cs="Arial"/>
          <w:w w:val="90"/>
          <w:sz w:val="22"/>
          <w:szCs w:val="21"/>
        </w:rPr>
      </w:pPr>
      <w:r w:rsidRPr="00166BCC">
        <w:rPr>
          <w:rFonts w:ascii="Arial" w:eastAsia="SimSun" w:hAnsi="Arial" w:cs="Arial"/>
          <w:w w:val="90"/>
          <w:sz w:val="22"/>
          <w:szCs w:val="21"/>
        </w:rPr>
        <w:t xml:space="preserve">use the Confidential Information solely for the purpose of performing its obligations under this </w:t>
      </w:r>
      <w:r w:rsidR="00101775" w:rsidRPr="00166BCC">
        <w:rPr>
          <w:rFonts w:ascii="Arial" w:eastAsia="SimSun" w:hAnsi="Arial" w:cs="Arial"/>
          <w:w w:val="90"/>
          <w:sz w:val="22"/>
          <w:szCs w:val="21"/>
        </w:rPr>
        <w:t>Contract</w:t>
      </w:r>
      <w:r w:rsidRPr="00166BCC">
        <w:rPr>
          <w:rFonts w:ascii="Arial" w:eastAsia="SimSun" w:hAnsi="Arial" w:cs="Arial"/>
          <w:w w:val="90"/>
          <w:sz w:val="22"/>
          <w:szCs w:val="21"/>
        </w:rPr>
        <w:t>.</w:t>
      </w:r>
    </w:p>
    <w:p w14:paraId="5892517F" w14:textId="77777777" w:rsidR="00E02BB0" w:rsidRPr="00166BCC" w:rsidRDefault="00E02BB0" w:rsidP="004D3CEC">
      <w:pPr>
        <w:tabs>
          <w:tab w:val="left" w:pos="5082"/>
        </w:tabs>
        <w:spacing w:line="240" w:lineRule="atLeast"/>
        <w:ind w:left="1440"/>
        <w:rPr>
          <w:rFonts w:ascii="Arial" w:eastAsia="SimSun" w:hAnsi="Arial" w:cs="Arial"/>
          <w:w w:val="90"/>
          <w:sz w:val="22"/>
          <w:szCs w:val="21"/>
        </w:rPr>
      </w:pPr>
    </w:p>
    <w:p w14:paraId="58925180" w14:textId="77777777" w:rsidR="00E62D23" w:rsidRPr="00166BCC" w:rsidRDefault="009E5E72" w:rsidP="009E5E72">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hint="eastAsia"/>
          <w:spacing w:val="-6"/>
          <w:w w:val="90"/>
          <w:sz w:val="22"/>
          <w:szCs w:val="21"/>
        </w:rPr>
        <w:t>8.2</w:t>
      </w:r>
      <w:r w:rsidRPr="00166BCC">
        <w:rPr>
          <w:rFonts w:ascii="Arial" w:eastAsia="SimSun" w:hAnsi="Arial" w:cs="Arial"/>
          <w:spacing w:val="-6"/>
          <w:w w:val="90"/>
          <w:sz w:val="22"/>
          <w:szCs w:val="21"/>
        </w:rPr>
        <w:tab/>
      </w:r>
      <w:r w:rsidR="004D3CEC" w:rsidRPr="00166BCC">
        <w:rPr>
          <w:rFonts w:ascii="Arial" w:eastAsia="SimSun" w:hAnsi="Arial" w:cs="Arial"/>
          <w:spacing w:val="-6"/>
          <w:w w:val="90"/>
          <w:sz w:val="22"/>
          <w:szCs w:val="21"/>
        </w:rPr>
        <w:t>双</w:t>
      </w:r>
      <w:r w:rsidR="00775941" w:rsidRPr="00166BCC">
        <w:rPr>
          <w:rFonts w:ascii="Arial" w:eastAsia="SimSun" w:hAnsi="Arial" w:cs="Arial"/>
          <w:spacing w:val="-6"/>
          <w:w w:val="90"/>
          <w:sz w:val="22"/>
          <w:szCs w:val="21"/>
        </w:rPr>
        <w:t>方应要求员工履行第</w:t>
      </w:r>
      <w:r w:rsidR="004D3CEC" w:rsidRPr="00166BCC">
        <w:rPr>
          <w:rFonts w:ascii="Arial" w:eastAsia="SimSun" w:hAnsi="Arial" w:cs="Arial"/>
          <w:spacing w:val="-6"/>
          <w:w w:val="90"/>
          <w:sz w:val="22"/>
          <w:szCs w:val="21"/>
        </w:rPr>
        <w:t>8</w:t>
      </w:r>
      <w:r w:rsidR="00775941" w:rsidRPr="00166BCC">
        <w:rPr>
          <w:rFonts w:ascii="Arial" w:eastAsia="SimSun" w:hAnsi="Arial" w:cs="Arial"/>
          <w:spacing w:val="-6"/>
          <w:w w:val="90"/>
          <w:sz w:val="22"/>
          <w:szCs w:val="21"/>
        </w:rPr>
        <w:t>.1</w:t>
      </w:r>
      <w:r w:rsidR="00775941" w:rsidRPr="00166BCC">
        <w:rPr>
          <w:rFonts w:ascii="Arial" w:eastAsia="SimSun" w:hAnsi="Arial" w:cs="Arial"/>
          <w:spacing w:val="-6"/>
          <w:w w:val="90"/>
          <w:sz w:val="22"/>
          <w:szCs w:val="21"/>
        </w:rPr>
        <w:t>款包含的保密义务且确保其员工在任何时间都能全面遵守该等义务。尽管遵守了本义务，任一方均应对因其在职或已离职（就其违反保密义务时而言）的员工违反保密义务而造成或相联系的损失承担责任</w:t>
      </w:r>
      <w:bookmarkStart w:id="9" w:name="_Ref107822281"/>
      <w:r w:rsidR="00921F63" w:rsidRPr="00166BCC">
        <w:rPr>
          <w:rFonts w:ascii="Arial" w:eastAsia="SimSun" w:hAnsi="Arial" w:cs="Arial"/>
          <w:spacing w:val="-6"/>
          <w:w w:val="90"/>
          <w:sz w:val="22"/>
          <w:szCs w:val="21"/>
        </w:rPr>
        <w:t>。</w:t>
      </w:r>
    </w:p>
    <w:p w14:paraId="58925181" w14:textId="77777777" w:rsidR="004D3CEC" w:rsidRPr="00166BCC" w:rsidRDefault="00E62D23" w:rsidP="0077594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ab/>
      </w:r>
      <w:r w:rsidR="004D3CEC" w:rsidRPr="00166BCC">
        <w:rPr>
          <w:rFonts w:ascii="Arial" w:eastAsia="SimSun" w:hAnsi="Arial" w:cs="Arial"/>
          <w:spacing w:val="-6"/>
          <w:w w:val="90"/>
          <w:sz w:val="22"/>
          <w:szCs w:val="21"/>
        </w:rPr>
        <w:t xml:space="preserve">Each Party shall impose the confidentiality obligations included in Article </w:t>
      </w:r>
      <w:r w:rsidR="0000361B" w:rsidRPr="00166BCC">
        <w:rPr>
          <w:rFonts w:ascii="Arial" w:eastAsia="SimSun" w:hAnsi="Arial" w:cs="Arial" w:hint="eastAsia"/>
          <w:spacing w:val="-6"/>
          <w:w w:val="90"/>
          <w:sz w:val="22"/>
          <w:szCs w:val="21"/>
        </w:rPr>
        <w:t>8.1</w:t>
      </w:r>
      <w:r w:rsidR="004D3CEC" w:rsidRPr="00166BCC">
        <w:rPr>
          <w:rFonts w:ascii="Arial" w:eastAsia="SimSun" w:hAnsi="Arial" w:cs="Arial"/>
          <w:spacing w:val="-6"/>
          <w:w w:val="90"/>
          <w:sz w:val="22"/>
          <w:szCs w:val="21"/>
        </w:rPr>
        <w:t>upon its employees and shall ensure that its employees shall at all times fully comply with such obligations. Notwithstanding observance of this obligation, each Party shall be liable for damages arising out of or in connection with breach of the confidentiality obligations by any of its - at the time of breach - present or former employees.</w:t>
      </w:r>
      <w:bookmarkEnd w:id="9"/>
    </w:p>
    <w:p w14:paraId="58925182" w14:textId="77777777" w:rsidR="00E02BB0" w:rsidRPr="00166BCC" w:rsidRDefault="00E02BB0" w:rsidP="00775941">
      <w:pPr>
        <w:tabs>
          <w:tab w:val="left" w:pos="5082"/>
        </w:tabs>
        <w:spacing w:line="240" w:lineRule="atLeast"/>
        <w:ind w:left="850" w:hanging="850"/>
        <w:rPr>
          <w:rFonts w:ascii="Arial" w:eastAsia="SimSun" w:hAnsi="Arial" w:cs="Arial"/>
          <w:spacing w:val="-6"/>
          <w:w w:val="90"/>
          <w:sz w:val="22"/>
          <w:szCs w:val="21"/>
          <w:lang w:val="en-GB"/>
        </w:rPr>
      </w:pPr>
    </w:p>
    <w:p w14:paraId="58925183" w14:textId="77777777" w:rsidR="00775941" w:rsidRPr="00166BCC" w:rsidRDefault="00775941" w:rsidP="0077594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8.3      </w:t>
      </w:r>
      <w:r w:rsidRPr="00166BCC">
        <w:rPr>
          <w:rFonts w:ascii="Arial" w:eastAsia="SimSun" w:hAnsi="Arial" w:cs="Arial"/>
          <w:spacing w:val="-6"/>
          <w:w w:val="90"/>
          <w:sz w:val="22"/>
          <w:szCs w:val="21"/>
        </w:rPr>
        <w:t>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不禁止由于强制性法律或司法或行政机关在其职权范围内的命令的要求而对保密信息进行的披露，但是接收方被要求披露有关信息时，应及时通知披露方上述要求的存在以便披露方可以寻求保护令或其他合适的补救方法以防止或限制以上披露。</w:t>
      </w:r>
    </w:p>
    <w:p w14:paraId="58925184" w14:textId="77777777" w:rsidR="004D3CEC" w:rsidRPr="00166BCC" w:rsidRDefault="004D3CEC" w:rsidP="004D3CEC">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          Nothing in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shall prevent the disclosure of the Confidential Information which are required to be disclosed by mandatory laws or orders by judicial or governmental authorities within their competence; provided, however, that if the receiving Party is so required to disclose any such Confidential Information, it shall provide the disclosing Party prompt written notice of such requirement so that the disclosing Party may seek a protective order or other appropriate remedy to prevent or limit such disclosure.</w:t>
      </w:r>
    </w:p>
    <w:p w14:paraId="58925185" w14:textId="77777777" w:rsidR="00E02BB0" w:rsidRPr="00166BCC" w:rsidRDefault="00E02BB0" w:rsidP="004D3CEC">
      <w:pPr>
        <w:tabs>
          <w:tab w:val="left" w:pos="5082"/>
        </w:tabs>
        <w:spacing w:line="240" w:lineRule="atLeast"/>
        <w:ind w:left="850" w:hanging="850"/>
        <w:rPr>
          <w:rFonts w:ascii="Arial" w:eastAsia="SimSun" w:hAnsi="Arial" w:cs="Arial"/>
          <w:spacing w:val="-6"/>
          <w:w w:val="90"/>
          <w:sz w:val="22"/>
          <w:szCs w:val="21"/>
        </w:rPr>
      </w:pPr>
    </w:p>
    <w:p w14:paraId="58925186" w14:textId="77777777" w:rsidR="00775941" w:rsidRPr="00166BCC" w:rsidRDefault="00775941" w:rsidP="0077594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8.4      </w:t>
      </w:r>
      <w:r w:rsidRPr="00166BCC">
        <w:rPr>
          <w:rFonts w:ascii="Arial" w:eastAsia="SimSun" w:hAnsi="Arial" w:cs="Arial"/>
          <w:spacing w:val="-6"/>
          <w:w w:val="90"/>
          <w:sz w:val="22"/>
          <w:szCs w:val="21"/>
        </w:rPr>
        <w:t>本第</w:t>
      </w:r>
      <w:r w:rsidR="004D3CEC" w:rsidRPr="00166BCC">
        <w:rPr>
          <w:rFonts w:ascii="Arial" w:eastAsia="SimSun" w:hAnsi="Arial" w:cs="Arial"/>
          <w:spacing w:val="-6"/>
          <w:w w:val="90"/>
          <w:sz w:val="22"/>
          <w:szCs w:val="21"/>
        </w:rPr>
        <w:t>8</w:t>
      </w:r>
      <w:r w:rsidRPr="00166BCC">
        <w:rPr>
          <w:rFonts w:ascii="Arial" w:eastAsia="SimSun" w:hAnsi="Arial" w:cs="Arial"/>
          <w:spacing w:val="-6"/>
          <w:w w:val="90"/>
          <w:sz w:val="22"/>
          <w:szCs w:val="21"/>
        </w:rPr>
        <w:t>条规定的义务应在本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终止后的</w:t>
      </w:r>
      <w:r w:rsidR="00BE648B" w:rsidRPr="00166BCC">
        <w:rPr>
          <w:rFonts w:ascii="Arial" w:eastAsia="SimSun" w:hAnsi="Arial" w:cs="Arial"/>
          <w:spacing w:val="-6"/>
          <w:w w:val="90"/>
          <w:sz w:val="22"/>
          <w:szCs w:val="21"/>
        </w:rPr>
        <w:t>6</w:t>
      </w:r>
      <w:r w:rsidR="00E02BB0" w:rsidRPr="00166BCC">
        <w:rPr>
          <w:rFonts w:ascii="Arial" w:eastAsia="SimSun" w:hAnsi="Arial" w:cs="Arial" w:hint="eastAsia"/>
          <w:spacing w:val="-6"/>
          <w:w w:val="90"/>
          <w:sz w:val="22"/>
          <w:szCs w:val="21"/>
        </w:rPr>
        <w:t>（</w:t>
      </w:r>
      <w:r w:rsidR="00E02BB0" w:rsidRPr="00166BCC">
        <w:rPr>
          <w:rFonts w:ascii="Arial" w:eastAsia="SimSun" w:hAnsi="Arial" w:cs="Arial"/>
          <w:spacing w:val="-6"/>
          <w:w w:val="90"/>
          <w:sz w:val="22"/>
          <w:szCs w:val="21"/>
        </w:rPr>
        <w:t>六</w:t>
      </w:r>
      <w:r w:rsidR="00E02BB0" w:rsidRPr="00166BCC">
        <w:rPr>
          <w:rFonts w:ascii="Arial" w:eastAsia="SimSun" w:hAnsi="Arial" w:cs="Arial" w:hint="eastAsia"/>
          <w:spacing w:val="-6"/>
          <w:w w:val="90"/>
          <w:sz w:val="22"/>
          <w:szCs w:val="21"/>
        </w:rPr>
        <w:t>）</w:t>
      </w:r>
      <w:r w:rsidR="00BE648B" w:rsidRPr="00166BCC">
        <w:rPr>
          <w:rFonts w:ascii="Arial" w:eastAsia="SimSun" w:hAnsi="Arial" w:cs="Arial"/>
          <w:spacing w:val="-6"/>
          <w:w w:val="90"/>
          <w:sz w:val="22"/>
          <w:szCs w:val="21"/>
        </w:rPr>
        <w:t>个月</w:t>
      </w:r>
      <w:r w:rsidRPr="00166BCC">
        <w:rPr>
          <w:rFonts w:ascii="Arial" w:eastAsia="SimSun" w:hAnsi="Arial" w:cs="Arial"/>
          <w:spacing w:val="-6"/>
          <w:w w:val="90"/>
          <w:sz w:val="22"/>
          <w:szCs w:val="21"/>
        </w:rPr>
        <w:t>继续有效。</w:t>
      </w:r>
    </w:p>
    <w:p w14:paraId="58925187" w14:textId="77777777" w:rsidR="004D3CEC" w:rsidRPr="00166BCC" w:rsidRDefault="004D3CEC" w:rsidP="0077594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         The obligations set forth in this Article 8 shall survive the termination of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by </w:t>
      </w:r>
      <w:r w:rsidR="00BE648B" w:rsidRPr="00166BCC">
        <w:rPr>
          <w:rFonts w:ascii="Arial" w:eastAsia="SimSun" w:hAnsi="Arial" w:cs="Arial"/>
          <w:spacing w:val="-6"/>
          <w:w w:val="90"/>
          <w:sz w:val="22"/>
          <w:szCs w:val="21"/>
        </w:rPr>
        <w:t>6</w:t>
      </w:r>
      <w:r w:rsidRPr="00166BCC">
        <w:rPr>
          <w:rFonts w:ascii="Arial" w:eastAsia="SimSun" w:hAnsi="Arial" w:cs="Arial"/>
          <w:spacing w:val="-6"/>
          <w:w w:val="90"/>
          <w:sz w:val="22"/>
          <w:szCs w:val="21"/>
        </w:rPr>
        <w:t xml:space="preserve"> (</w:t>
      </w:r>
      <w:r w:rsidR="00BE648B" w:rsidRPr="00166BCC">
        <w:rPr>
          <w:rFonts w:ascii="Arial" w:eastAsia="SimSun" w:hAnsi="Arial" w:cs="Arial"/>
          <w:spacing w:val="-6"/>
          <w:w w:val="90"/>
          <w:sz w:val="22"/>
          <w:szCs w:val="21"/>
        </w:rPr>
        <w:t>six)</w:t>
      </w:r>
      <w:r w:rsidR="00E02BB0" w:rsidRPr="00166BCC">
        <w:rPr>
          <w:rFonts w:ascii="Arial" w:eastAsia="SimSun" w:hAnsi="Arial" w:cs="Arial" w:hint="eastAsia"/>
          <w:spacing w:val="-6"/>
          <w:w w:val="90"/>
          <w:sz w:val="22"/>
          <w:szCs w:val="21"/>
        </w:rPr>
        <w:t xml:space="preserve"> </w:t>
      </w:r>
      <w:r w:rsidR="00BE648B" w:rsidRPr="00166BCC">
        <w:rPr>
          <w:rFonts w:ascii="Arial" w:eastAsia="SimSun" w:hAnsi="Arial" w:cs="Arial"/>
          <w:spacing w:val="-6"/>
          <w:w w:val="90"/>
          <w:sz w:val="22"/>
          <w:szCs w:val="21"/>
        </w:rPr>
        <w:t>months</w:t>
      </w:r>
      <w:r w:rsidRPr="00166BCC">
        <w:rPr>
          <w:rFonts w:ascii="Arial" w:eastAsia="SimSun" w:hAnsi="Arial" w:cs="Arial"/>
          <w:spacing w:val="-6"/>
          <w:w w:val="90"/>
          <w:sz w:val="22"/>
          <w:szCs w:val="21"/>
        </w:rPr>
        <w:t>.</w:t>
      </w:r>
      <w:r w:rsidR="001571C2" w:rsidRPr="00166BCC">
        <w:rPr>
          <w:rFonts w:ascii="Arial" w:eastAsia="SimSun" w:hAnsi="Arial" w:cs="Arial"/>
          <w:spacing w:val="-6"/>
          <w:w w:val="90"/>
          <w:sz w:val="22"/>
          <w:szCs w:val="21"/>
        </w:rPr>
        <w:t xml:space="preserve"> </w:t>
      </w:r>
    </w:p>
    <w:p w14:paraId="58925188" w14:textId="77777777" w:rsidR="005E697B" w:rsidRPr="00166BCC" w:rsidRDefault="005E697B">
      <w:pPr>
        <w:tabs>
          <w:tab w:val="left" w:pos="5082"/>
        </w:tabs>
        <w:spacing w:line="240" w:lineRule="atLeast"/>
        <w:rPr>
          <w:rFonts w:ascii="Arial" w:eastAsia="SimSun" w:hAnsi="Arial" w:cs="Arial"/>
          <w:w w:val="90"/>
          <w:sz w:val="22"/>
          <w:szCs w:val="21"/>
        </w:rPr>
      </w:pPr>
    </w:p>
    <w:p w14:paraId="58925189"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通知义务</w:t>
      </w:r>
    </w:p>
    <w:p w14:paraId="5892518A" w14:textId="77777777" w:rsidR="004C65B1" w:rsidRPr="00166BCC" w:rsidRDefault="004C65B1" w:rsidP="004C65B1">
      <w:pPr>
        <w:pStyle w:val="2"/>
        <w:tabs>
          <w:tab w:val="clear" w:pos="5082"/>
        </w:tabs>
        <w:rPr>
          <w:rFonts w:ascii="Arial" w:eastAsia="SimSun" w:hAnsi="Arial" w:cs="Arial"/>
          <w:sz w:val="22"/>
          <w:szCs w:val="21"/>
        </w:rPr>
      </w:pPr>
      <w:r w:rsidRPr="00166BCC">
        <w:rPr>
          <w:rFonts w:ascii="Arial" w:eastAsia="SimSun" w:hAnsi="Arial" w:cs="Arial"/>
          <w:sz w:val="22"/>
          <w:szCs w:val="21"/>
        </w:rPr>
        <w:t>Article 9 NOTICE</w:t>
      </w:r>
    </w:p>
    <w:p w14:paraId="5892518B" w14:textId="77777777" w:rsidR="00166BCC" w:rsidRDefault="004C65B1" w:rsidP="00166BCC">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9.1      </w:t>
      </w:r>
      <w:r w:rsidRPr="00166BCC">
        <w:rPr>
          <w:rFonts w:ascii="Arial" w:eastAsia="SimSun" w:hAnsi="Arial" w:cs="Arial"/>
          <w:spacing w:val="-6"/>
          <w:w w:val="90"/>
          <w:sz w:val="22"/>
          <w:szCs w:val="21"/>
        </w:rPr>
        <w:t>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项下需要或可以发出或作出的通知、要求或其他通信应按照下列地址，以书面形式且通过专人递送，或通过挂号信等类似的书面方式或字迹清楚的传真（但需通过含有签名原迹的原件加以确认）送达给指定的接收人：</w:t>
      </w:r>
    </w:p>
    <w:p w14:paraId="5892518C" w14:textId="77777777" w:rsidR="009E5E72" w:rsidRPr="00166BCC" w:rsidRDefault="00166BCC" w:rsidP="00166BCC">
      <w:pPr>
        <w:tabs>
          <w:tab w:val="left" w:pos="5082"/>
        </w:tabs>
        <w:spacing w:line="240" w:lineRule="atLeast"/>
        <w:ind w:left="850" w:hanging="850"/>
        <w:rPr>
          <w:rFonts w:ascii="Arial" w:eastAsia="SimSun" w:hAnsi="Arial" w:cs="Arial"/>
          <w:spacing w:val="-6"/>
          <w:w w:val="90"/>
          <w:sz w:val="22"/>
          <w:szCs w:val="21"/>
        </w:rPr>
      </w:pPr>
      <w:r>
        <w:rPr>
          <w:rFonts w:ascii="Arial" w:eastAsia="SimSun" w:hAnsi="Arial" w:cs="Arial"/>
          <w:spacing w:val="-6"/>
          <w:w w:val="90"/>
          <w:sz w:val="22"/>
          <w:szCs w:val="21"/>
        </w:rPr>
        <w:tab/>
      </w:r>
      <w:r w:rsidR="004C65B1" w:rsidRPr="00166BCC">
        <w:rPr>
          <w:rFonts w:ascii="Arial" w:eastAsia="SimSun" w:hAnsi="Arial" w:cs="Arial"/>
          <w:spacing w:val="-6"/>
          <w:w w:val="90"/>
          <w:sz w:val="22"/>
          <w:szCs w:val="21"/>
        </w:rPr>
        <w:t xml:space="preserve">Notices, demands or other communications required or permitted to be given or made under this </w:t>
      </w:r>
      <w:r w:rsidR="00101775" w:rsidRPr="00166BCC">
        <w:rPr>
          <w:rFonts w:ascii="Arial" w:eastAsia="SimSun" w:hAnsi="Arial" w:cs="Arial"/>
          <w:spacing w:val="-6"/>
          <w:w w:val="90"/>
          <w:sz w:val="22"/>
          <w:szCs w:val="21"/>
        </w:rPr>
        <w:t>Contract</w:t>
      </w:r>
      <w:r w:rsidR="004C65B1" w:rsidRPr="00166BCC">
        <w:rPr>
          <w:rFonts w:ascii="Arial" w:eastAsia="SimSun" w:hAnsi="Arial" w:cs="Arial"/>
          <w:spacing w:val="-6"/>
          <w:w w:val="90"/>
          <w:sz w:val="22"/>
          <w:szCs w:val="21"/>
        </w:rPr>
        <w:t xml:space="preserve"> shall be in writing and delivered personally or sent by registered letter or a similar instrument in writing or by legible telefax (provided it is confirmed immediately with a document carrying an original signature) addressed to the intended recipient at:</w:t>
      </w:r>
    </w:p>
    <w:tbl>
      <w:tblPr>
        <w:tblW w:w="0" w:type="auto"/>
        <w:tblInd w:w="1008" w:type="dxa"/>
        <w:tblLook w:val="0000" w:firstRow="0" w:lastRow="0" w:firstColumn="0" w:lastColumn="0" w:noHBand="0" w:noVBand="0"/>
      </w:tblPr>
      <w:tblGrid>
        <w:gridCol w:w="3480"/>
        <w:gridCol w:w="4068"/>
      </w:tblGrid>
      <w:tr w:rsidR="009E5E72" w:rsidRPr="00166BCC" w14:paraId="58925191" w14:textId="77777777" w:rsidTr="00FF5C06">
        <w:tc>
          <w:tcPr>
            <w:tcW w:w="3480" w:type="dxa"/>
          </w:tcPr>
          <w:p w14:paraId="5892518D" w14:textId="77777777" w:rsidR="009E5E72" w:rsidRPr="00166BCC" w:rsidRDefault="009E5E72" w:rsidP="00EB4AFF">
            <w:pPr>
              <w:pStyle w:val="DefaultText"/>
              <w:spacing w:line="288" w:lineRule="exact"/>
              <w:jc w:val="both"/>
              <w:rPr>
                <w:rFonts w:ascii="Arial" w:eastAsiaTheme="minorEastAsia" w:hAnsi="Arial" w:cs="Arial"/>
                <w:b/>
                <w:bCs/>
                <w:i/>
                <w:iCs/>
                <w:sz w:val="22"/>
                <w:szCs w:val="21"/>
                <w:lang w:eastAsia="zh-CN"/>
              </w:rPr>
            </w:pPr>
            <w:r w:rsidRPr="00166BCC">
              <w:rPr>
                <w:rFonts w:ascii="Arial" w:hAnsi="Arial" w:cs="Arial"/>
                <w:b/>
                <w:bCs/>
                <w:i/>
                <w:iCs/>
                <w:sz w:val="22"/>
                <w:szCs w:val="21"/>
              </w:rPr>
              <w:t>If to Seller, to:</w:t>
            </w:r>
          </w:p>
          <w:p w14:paraId="5892518E" w14:textId="77777777" w:rsidR="009E5E72" w:rsidRPr="00166BCC" w:rsidRDefault="009E5E72" w:rsidP="00EB4AFF">
            <w:pPr>
              <w:pStyle w:val="DefaultText"/>
              <w:spacing w:line="288" w:lineRule="exact"/>
              <w:jc w:val="both"/>
              <w:rPr>
                <w:rFonts w:eastAsiaTheme="minorEastAsia" w:cs="Arial"/>
                <w:b/>
                <w:bCs/>
                <w:i/>
                <w:iCs/>
                <w:sz w:val="22"/>
                <w:szCs w:val="21"/>
                <w:lang w:eastAsia="zh-CN"/>
              </w:rPr>
            </w:pPr>
            <w:r w:rsidRPr="00166BCC">
              <w:rPr>
                <w:rFonts w:eastAsiaTheme="minorEastAsia" w:cs="Arial"/>
                <w:b/>
                <w:bCs/>
                <w:i/>
                <w:iCs/>
                <w:sz w:val="22"/>
                <w:szCs w:val="21"/>
                <w:lang w:eastAsia="zh-CN"/>
              </w:rPr>
              <w:lastRenderedPageBreak/>
              <w:t>如果发送给</w:t>
            </w:r>
            <w:r w:rsidRPr="00166BCC">
              <w:rPr>
                <w:rFonts w:eastAsiaTheme="minorEastAsia" w:cs="Arial" w:hint="eastAsia"/>
                <w:b/>
                <w:bCs/>
                <w:i/>
                <w:iCs/>
                <w:sz w:val="22"/>
                <w:szCs w:val="21"/>
                <w:lang w:eastAsia="zh-CN"/>
              </w:rPr>
              <w:t>卖方</w:t>
            </w:r>
            <w:r w:rsidRPr="00166BCC">
              <w:rPr>
                <w:rFonts w:eastAsiaTheme="minorEastAsia" w:cs="Arial"/>
                <w:b/>
                <w:bCs/>
                <w:i/>
                <w:iCs/>
                <w:sz w:val="22"/>
                <w:szCs w:val="21"/>
                <w:lang w:eastAsia="zh-CN"/>
              </w:rPr>
              <w:t>，则至：</w:t>
            </w:r>
          </w:p>
        </w:tc>
        <w:tc>
          <w:tcPr>
            <w:tcW w:w="4068" w:type="dxa"/>
          </w:tcPr>
          <w:p w14:paraId="5892518F" w14:textId="77777777" w:rsidR="009E5E72" w:rsidRPr="00166BCC" w:rsidRDefault="009E5E72" w:rsidP="00EB4AFF">
            <w:pPr>
              <w:pStyle w:val="DefaultText"/>
              <w:spacing w:line="288" w:lineRule="exact"/>
              <w:jc w:val="both"/>
              <w:rPr>
                <w:rFonts w:ascii="Arial" w:eastAsiaTheme="minorEastAsia" w:hAnsi="Arial" w:cs="Arial"/>
                <w:b/>
                <w:bCs/>
                <w:i/>
                <w:iCs/>
                <w:sz w:val="22"/>
                <w:szCs w:val="21"/>
                <w:lang w:eastAsia="zh-CN"/>
              </w:rPr>
            </w:pPr>
            <w:r w:rsidRPr="00166BCC">
              <w:rPr>
                <w:rFonts w:ascii="Arial" w:hAnsi="Arial" w:cs="Arial"/>
                <w:b/>
                <w:bCs/>
                <w:i/>
                <w:iCs/>
                <w:sz w:val="22"/>
                <w:szCs w:val="21"/>
              </w:rPr>
              <w:lastRenderedPageBreak/>
              <w:t xml:space="preserve">If to </w:t>
            </w:r>
            <w:r w:rsidRPr="00166BCC">
              <w:rPr>
                <w:rFonts w:ascii="Arial" w:hAnsi="Arial" w:cs="Arial"/>
                <w:b/>
                <w:bCs/>
                <w:i/>
                <w:iCs/>
                <w:sz w:val="22"/>
                <w:szCs w:val="21"/>
                <w:lang w:eastAsia="zh-CN"/>
              </w:rPr>
              <w:t xml:space="preserve">Buyer, to: </w:t>
            </w:r>
          </w:p>
          <w:p w14:paraId="58925190" w14:textId="77777777" w:rsidR="009E5E72" w:rsidRPr="00166BCC" w:rsidRDefault="009E5E72" w:rsidP="00EB4AFF">
            <w:pPr>
              <w:pStyle w:val="DefaultText"/>
              <w:spacing w:line="288" w:lineRule="exact"/>
              <w:jc w:val="both"/>
              <w:rPr>
                <w:rFonts w:eastAsiaTheme="minorEastAsia" w:cs="Arial"/>
                <w:b/>
                <w:bCs/>
                <w:i/>
                <w:iCs/>
                <w:sz w:val="22"/>
                <w:szCs w:val="21"/>
                <w:lang w:eastAsia="zh-CN"/>
              </w:rPr>
            </w:pPr>
            <w:r w:rsidRPr="00166BCC">
              <w:rPr>
                <w:rFonts w:eastAsiaTheme="minorEastAsia" w:cs="Arial"/>
                <w:b/>
                <w:bCs/>
                <w:i/>
                <w:iCs/>
                <w:sz w:val="22"/>
                <w:szCs w:val="21"/>
                <w:lang w:eastAsia="zh-CN"/>
              </w:rPr>
              <w:lastRenderedPageBreak/>
              <w:t>如果发送给</w:t>
            </w:r>
            <w:r w:rsidRPr="00166BCC">
              <w:rPr>
                <w:rFonts w:eastAsiaTheme="minorEastAsia" w:cs="Arial" w:hint="eastAsia"/>
                <w:b/>
                <w:bCs/>
                <w:i/>
                <w:iCs/>
                <w:sz w:val="22"/>
                <w:szCs w:val="21"/>
                <w:lang w:eastAsia="zh-CN"/>
              </w:rPr>
              <w:t>买方</w:t>
            </w:r>
            <w:r w:rsidRPr="00166BCC">
              <w:rPr>
                <w:rFonts w:eastAsiaTheme="minorEastAsia" w:cs="Arial"/>
                <w:b/>
                <w:bCs/>
                <w:i/>
                <w:iCs/>
                <w:sz w:val="22"/>
                <w:szCs w:val="21"/>
                <w:lang w:eastAsia="zh-CN"/>
              </w:rPr>
              <w:t>，则致：</w:t>
            </w:r>
          </w:p>
        </w:tc>
      </w:tr>
      <w:tr w:rsidR="009E5E72" w:rsidRPr="00166BCC" w14:paraId="58925197" w14:textId="77777777" w:rsidTr="00FF5C06">
        <w:trPr>
          <w:cantSplit/>
        </w:trPr>
        <w:tc>
          <w:tcPr>
            <w:tcW w:w="3480" w:type="dxa"/>
          </w:tcPr>
          <w:p w14:paraId="58925192" w14:textId="77777777" w:rsidR="00166BCC" w:rsidRPr="00FF5C06" w:rsidRDefault="00166BCC" w:rsidP="00166BCC">
            <w:pPr>
              <w:pStyle w:val="DefaultText"/>
              <w:spacing w:line="288" w:lineRule="exact"/>
              <w:jc w:val="both"/>
              <w:rPr>
                <w:rFonts w:ascii="Arial" w:eastAsiaTheme="minorEastAsia" w:hAnsi="Arial" w:cs="Arial"/>
                <w:b/>
                <w:sz w:val="22"/>
                <w:szCs w:val="21"/>
                <w:lang w:eastAsia="zh-CN"/>
              </w:rPr>
            </w:pPr>
            <w:r w:rsidRPr="00FF5C06">
              <w:rPr>
                <w:rFonts w:ascii="Arial" w:hAnsi="Arial" w:cs="Arial"/>
                <w:b/>
                <w:sz w:val="22"/>
                <w:szCs w:val="21"/>
              </w:rPr>
              <w:lastRenderedPageBreak/>
              <w:t>[full name and form company]</w:t>
            </w:r>
          </w:p>
          <w:p w14:paraId="58925193" w14:textId="77777777" w:rsidR="009E5E72" w:rsidRPr="00FF5C06" w:rsidRDefault="00166BCC" w:rsidP="00EB4AFF">
            <w:pPr>
              <w:pStyle w:val="DefaultText"/>
              <w:spacing w:line="288" w:lineRule="exact"/>
              <w:jc w:val="both"/>
              <w:rPr>
                <w:rFonts w:ascii="Arial" w:eastAsiaTheme="minorEastAsia" w:hAnsi="Arial" w:cs="Arial"/>
                <w:sz w:val="22"/>
                <w:szCs w:val="21"/>
                <w:lang w:eastAsia="zh-CN"/>
              </w:rPr>
            </w:pPr>
            <w:r w:rsidRPr="00FF5C06">
              <w:rPr>
                <w:rFonts w:ascii="Arial" w:eastAsiaTheme="minorEastAsia" w:hAnsi="Arial" w:cs="Arial"/>
                <w:sz w:val="22"/>
                <w:szCs w:val="21"/>
                <w:lang w:eastAsia="zh-CN"/>
              </w:rPr>
              <w:t>【公司全称】</w:t>
            </w:r>
          </w:p>
        </w:tc>
        <w:tc>
          <w:tcPr>
            <w:tcW w:w="4068" w:type="dxa"/>
            <w:vMerge w:val="restart"/>
          </w:tcPr>
          <w:p w14:paraId="58925194" w14:textId="77777777" w:rsidR="009E5E72" w:rsidRPr="00FF5C06" w:rsidRDefault="009E5E72" w:rsidP="00EB4AFF">
            <w:pPr>
              <w:pStyle w:val="DefaultText"/>
              <w:spacing w:line="288" w:lineRule="exact"/>
              <w:jc w:val="both"/>
              <w:rPr>
                <w:rFonts w:ascii="Arial" w:eastAsiaTheme="minorEastAsia" w:hAnsi="Arial" w:cs="Arial"/>
                <w:b/>
                <w:sz w:val="22"/>
                <w:szCs w:val="21"/>
                <w:lang w:eastAsia="zh-CN"/>
              </w:rPr>
            </w:pPr>
            <w:r w:rsidRPr="00FF5C06">
              <w:rPr>
                <w:rFonts w:ascii="Arial" w:hAnsi="Arial" w:cs="Arial"/>
                <w:b/>
                <w:sz w:val="22"/>
                <w:szCs w:val="21"/>
              </w:rPr>
              <w:t>[full name and form company]</w:t>
            </w:r>
          </w:p>
          <w:p w14:paraId="58925195"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eastAsiaTheme="minorEastAsia" w:hAnsi="Arial" w:cs="Arial"/>
                <w:sz w:val="22"/>
                <w:szCs w:val="21"/>
                <w:lang w:eastAsia="zh-CN"/>
              </w:rPr>
              <w:t>【公司全称】</w:t>
            </w:r>
          </w:p>
          <w:p w14:paraId="58925196" w14:textId="77777777" w:rsidR="009E5E72" w:rsidRPr="00166BCC"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eastAsiaTheme="minorEastAsia" w:hAnsi="Arial" w:cs="Arial"/>
                <w:b/>
                <w:sz w:val="22"/>
                <w:szCs w:val="21"/>
                <w:lang w:eastAsia="zh-CN"/>
              </w:rPr>
              <w:t>[</w:t>
            </w:r>
            <w:r w:rsidRPr="00FF5C06">
              <w:rPr>
                <w:rFonts w:ascii="Arial" w:eastAsiaTheme="minorEastAsia" w:hAnsi="Arial" w:cs="Arial"/>
                <w:b/>
                <w:sz w:val="22"/>
                <w:szCs w:val="21"/>
                <w:lang w:eastAsia="zh-CN"/>
              </w:rPr>
              <w:t>插入具体地址</w:t>
            </w:r>
            <w:r w:rsidRPr="00FF5C06">
              <w:rPr>
                <w:rFonts w:ascii="Arial" w:eastAsiaTheme="minorEastAsia" w:hAnsi="Arial" w:cs="Arial"/>
                <w:b/>
                <w:sz w:val="22"/>
                <w:szCs w:val="21"/>
                <w:lang w:eastAsia="zh-CN"/>
              </w:rPr>
              <w:t>]</w:t>
            </w:r>
          </w:p>
        </w:tc>
      </w:tr>
      <w:tr w:rsidR="009E5E72" w:rsidRPr="00166BCC" w14:paraId="5892519A" w14:textId="77777777" w:rsidTr="00FF5C06">
        <w:trPr>
          <w:cantSplit/>
        </w:trPr>
        <w:tc>
          <w:tcPr>
            <w:tcW w:w="3480" w:type="dxa"/>
          </w:tcPr>
          <w:p w14:paraId="58925198" w14:textId="77777777" w:rsidR="009E5E72" w:rsidRPr="00FF5C06" w:rsidRDefault="009E5E72" w:rsidP="00EB4AFF">
            <w:pPr>
              <w:pStyle w:val="DefaultText"/>
              <w:spacing w:line="288" w:lineRule="exact"/>
              <w:jc w:val="both"/>
              <w:rPr>
                <w:rFonts w:ascii="Arial" w:hAnsi="Arial" w:cs="Arial"/>
                <w:b/>
                <w:sz w:val="22"/>
                <w:szCs w:val="21"/>
              </w:rPr>
            </w:pPr>
            <w:r w:rsidRPr="00FF5C06">
              <w:rPr>
                <w:rFonts w:ascii="Arial" w:eastAsiaTheme="minorEastAsia" w:hAnsi="Arial" w:cs="Arial"/>
                <w:b/>
                <w:sz w:val="22"/>
                <w:szCs w:val="21"/>
                <w:lang w:eastAsia="zh-CN"/>
              </w:rPr>
              <w:t>[</w:t>
            </w:r>
            <w:r w:rsidRPr="00FF5C06">
              <w:rPr>
                <w:rFonts w:ascii="Arial" w:eastAsiaTheme="minorEastAsia" w:hAnsi="Arial" w:cs="Arial"/>
                <w:b/>
                <w:sz w:val="22"/>
                <w:szCs w:val="21"/>
                <w:lang w:eastAsia="zh-CN"/>
              </w:rPr>
              <w:t>插入具体地址</w:t>
            </w:r>
            <w:r w:rsidRPr="00FF5C06">
              <w:rPr>
                <w:rFonts w:ascii="Arial" w:eastAsiaTheme="minorEastAsia" w:hAnsi="Arial" w:cs="Arial"/>
                <w:b/>
                <w:sz w:val="22"/>
                <w:szCs w:val="21"/>
                <w:lang w:eastAsia="zh-CN"/>
              </w:rPr>
              <w:t>]</w:t>
            </w:r>
          </w:p>
        </w:tc>
        <w:tc>
          <w:tcPr>
            <w:tcW w:w="4068" w:type="dxa"/>
            <w:vMerge/>
          </w:tcPr>
          <w:p w14:paraId="58925199" w14:textId="77777777" w:rsidR="009E5E72" w:rsidRPr="00166BCC" w:rsidRDefault="009E5E72" w:rsidP="00EB4AFF">
            <w:pPr>
              <w:pStyle w:val="DefaultText"/>
              <w:spacing w:line="288" w:lineRule="exact"/>
              <w:jc w:val="both"/>
              <w:rPr>
                <w:rFonts w:ascii="Arial" w:hAnsi="Arial" w:cs="Arial"/>
                <w:b/>
                <w:sz w:val="22"/>
                <w:szCs w:val="21"/>
              </w:rPr>
            </w:pPr>
          </w:p>
        </w:tc>
      </w:tr>
      <w:tr w:rsidR="009E5E72" w:rsidRPr="00166BCC" w14:paraId="5892519D" w14:textId="77777777" w:rsidTr="00FF5C06">
        <w:trPr>
          <w:cantSplit/>
        </w:trPr>
        <w:tc>
          <w:tcPr>
            <w:tcW w:w="3480" w:type="dxa"/>
          </w:tcPr>
          <w:p w14:paraId="5892519B" w14:textId="77777777" w:rsidR="009E5E72" w:rsidRPr="00166BCC" w:rsidRDefault="009E5E72" w:rsidP="00EB4AFF">
            <w:pPr>
              <w:pStyle w:val="DefaultText"/>
              <w:spacing w:line="288" w:lineRule="exact"/>
              <w:jc w:val="both"/>
              <w:rPr>
                <w:rFonts w:ascii="Arial" w:hAnsi="Arial" w:cs="Arial"/>
                <w:sz w:val="22"/>
                <w:szCs w:val="21"/>
              </w:rPr>
            </w:pPr>
          </w:p>
        </w:tc>
        <w:tc>
          <w:tcPr>
            <w:tcW w:w="4068" w:type="dxa"/>
            <w:vMerge/>
          </w:tcPr>
          <w:p w14:paraId="5892519C" w14:textId="77777777" w:rsidR="009E5E72" w:rsidRPr="00166BCC" w:rsidRDefault="009E5E72" w:rsidP="00EB4AFF">
            <w:pPr>
              <w:pStyle w:val="DefaultText"/>
              <w:spacing w:line="288" w:lineRule="exact"/>
              <w:jc w:val="both"/>
              <w:rPr>
                <w:rFonts w:ascii="Arial" w:hAnsi="Arial" w:cs="Arial"/>
                <w:sz w:val="22"/>
                <w:szCs w:val="21"/>
              </w:rPr>
            </w:pPr>
          </w:p>
        </w:tc>
      </w:tr>
      <w:tr w:rsidR="009E5E72" w:rsidRPr="00166BCC" w14:paraId="589251A0" w14:textId="77777777" w:rsidTr="00FF5C06">
        <w:trPr>
          <w:cantSplit/>
        </w:trPr>
        <w:tc>
          <w:tcPr>
            <w:tcW w:w="3480" w:type="dxa"/>
          </w:tcPr>
          <w:p w14:paraId="5892519E" w14:textId="77777777" w:rsidR="009E5E72" w:rsidRPr="00166BCC" w:rsidRDefault="009E5E72" w:rsidP="00EB4AFF">
            <w:pPr>
              <w:pStyle w:val="DefaultText"/>
              <w:spacing w:line="288" w:lineRule="exact"/>
              <w:jc w:val="both"/>
              <w:rPr>
                <w:rFonts w:ascii="Arial" w:hAnsi="Arial" w:cs="Arial"/>
                <w:sz w:val="22"/>
                <w:szCs w:val="21"/>
              </w:rPr>
            </w:pPr>
          </w:p>
        </w:tc>
        <w:tc>
          <w:tcPr>
            <w:tcW w:w="4068" w:type="dxa"/>
            <w:vMerge/>
          </w:tcPr>
          <w:p w14:paraId="5892519F" w14:textId="77777777" w:rsidR="009E5E72" w:rsidRPr="00166BCC" w:rsidRDefault="009E5E72" w:rsidP="00EB4AFF">
            <w:pPr>
              <w:pStyle w:val="DefaultText"/>
              <w:spacing w:line="288" w:lineRule="exact"/>
              <w:jc w:val="both"/>
              <w:rPr>
                <w:rFonts w:ascii="Arial" w:hAnsi="Arial" w:cs="Arial"/>
                <w:sz w:val="22"/>
                <w:szCs w:val="21"/>
              </w:rPr>
            </w:pPr>
          </w:p>
        </w:tc>
      </w:tr>
      <w:tr w:rsidR="009E5E72" w:rsidRPr="00166BCC" w14:paraId="589251A5" w14:textId="77777777" w:rsidTr="00FF5C06">
        <w:tc>
          <w:tcPr>
            <w:tcW w:w="3480" w:type="dxa"/>
          </w:tcPr>
          <w:p w14:paraId="589251A1"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hAnsi="Arial" w:cs="Arial"/>
                <w:sz w:val="22"/>
                <w:szCs w:val="21"/>
                <w:lang w:eastAsia="zh-CN"/>
              </w:rPr>
              <w:t xml:space="preserve">Attn.: </w:t>
            </w:r>
            <w:r w:rsidRPr="00FF5C06">
              <w:rPr>
                <w:rFonts w:ascii="Arial" w:hAnsi="Arial" w:cs="Arial"/>
                <w:b/>
                <w:sz w:val="22"/>
                <w:szCs w:val="21"/>
                <w:lang w:eastAsia="zh-CN"/>
              </w:rPr>
              <w:t>[name]</w:t>
            </w:r>
          </w:p>
          <w:p w14:paraId="589251A2"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eastAsiaTheme="minorEastAsia" w:hAnsi="Arial" w:cs="Arial"/>
                <w:sz w:val="22"/>
                <w:szCs w:val="21"/>
                <w:lang w:eastAsia="zh-CN"/>
              </w:rPr>
              <w:t>收件人：</w:t>
            </w:r>
            <w:r w:rsidRPr="00FF5C06">
              <w:rPr>
                <w:rFonts w:ascii="Arial" w:hAnsi="Arial" w:cs="Arial"/>
                <w:b/>
                <w:sz w:val="22"/>
                <w:szCs w:val="21"/>
                <w:lang w:eastAsia="zh-CN"/>
              </w:rPr>
              <w:t>[</w:t>
            </w:r>
            <w:r w:rsidRPr="00FF5C06">
              <w:rPr>
                <w:rFonts w:ascii="Arial" w:eastAsia="Microsoft YaHei" w:hAnsi="Arial" w:cs="Arial"/>
                <w:b/>
                <w:sz w:val="22"/>
                <w:szCs w:val="21"/>
                <w:lang w:eastAsia="zh-CN"/>
              </w:rPr>
              <w:t>姓名</w:t>
            </w:r>
            <w:r w:rsidRPr="00FF5C06">
              <w:rPr>
                <w:rFonts w:ascii="Arial" w:hAnsi="Arial" w:cs="Arial"/>
                <w:b/>
                <w:sz w:val="22"/>
                <w:szCs w:val="21"/>
                <w:lang w:eastAsia="zh-CN"/>
              </w:rPr>
              <w:t>]</w:t>
            </w:r>
          </w:p>
        </w:tc>
        <w:tc>
          <w:tcPr>
            <w:tcW w:w="4068" w:type="dxa"/>
          </w:tcPr>
          <w:p w14:paraId="35E4ECB6" w14:textId="432F1F0F" w:rsidR="00532736" w:rsidRPr="00C67FB6" w:rsidRDefault="009E5E72" w:rsidP="00532736">
            <w:pPr>
              <w:pStyle w:val="DefaultText"/>
              <w:spacing w:line="288" w:lineRule="exact"/>
              <w:rPr>
                <w:rFonts w:ascii="Arial" w:hAnsi="Arial" w:cs="Arial"/>
                <w:color w:val="FF0000"/>
                <w:sz w:val="22"/>
                <w:szCs w:val="21"/>
                <w:lang w:val="uk-UA"/>
              </w:rPr>
            </w:pPr>
            <w:r w:rsidRPr="00FF5C06">
              <w:rPr>
                <w:rFonts w:ascii="Arial" w:hAnsi="Arial" w:cs="Arial"/>
                <w:sz w:val="22"/>
                <w:szCs w:val="21"/>
              </w:rPr>
              <w:t>Attn.:</w:t>
            </w:r>
            <w:r w:rsidR="00532736" w:rsidRPr="00532736">
              <w:rPr>
                <w:rFonts w:ascii="Calibri" w:eastAsia="Calibri" w:hAnsi="Calibri"/>
                <w:sz w:val="36"/>
                <w:szCs w:val="36"/>
                <w:lang w:val="uk-UA"/>
              </w:rPr>
              <w:t xml:space="preserve"> </w:t>
            </w:r>
            <w:r w:rsidR="00532736" w:rsidRPr="00C67FB6">
              <w:rPr>
                <w:rFonts w:ascii="Arial" w:hAnsi="Arial" w:cs="Arial"/>
                <w:color w:val="FF0000"/>
                <w:sz w:val="22"/>
                <w:szCs w:val="21"/>
                <w:lang w:val="uk-UA"/>
              </w:rPr>
              <w:t>LLC "OPTIMA UNION"</w:t>
            </w:r>
          </w:p>
          <w:p w14:paraId="2A59DCEF" w14:textId="77777777" w:rsidR="00532736" w:rsidRPr="00C67FB6" w:rsidRDefault="00532736" w:rsidP="00532736">
            <w:pPr>
              <w:pStyle w:val="DefaultText"/>
              <w:spacing w:line="288" w:lineRule="exact"/>
              <w:jc w:val="both"/>
              <w:rPr>
                <w:rFonts w:ascii="Arial" w:hAnsi="Arial" w:cs="Arial"/>
                <w:color w:val="FF0000"/>
                <w:sz w:val="22"/>
                <w:szCs w:val="21"/>
                <w:lang w:val="uk-UA"/>
              </w:rPr>
            </w:pPr>
            <w:proofErr w:type="spellStart"/>
            <w:r w:rsidRPr="00C67FB6">
              <w:rPr>
                <w:rFonts w:ascii="Arial" w:hAnsi="Arial" w:cs="Arial"/>
                <w:color w:val="FF0000"/>
                <w:sz w:val="22"/>
                <w:szCs w:val="21"/>
                <w:lang w:val="uk-UA"/>
              </w:rPr>
              <w:t>Legal</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address</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and</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mailing</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address</w:t>
            </w:r>
            <w:proofErr w:type="spellEnd"/>
            <w:r w:rsidRPr="00C67FB6">
              <w:rPr>
                <w:rFonts w:ascii="Arial" w:hAnsi="Arial" w:cs="Arial"/>
                <w:color w:val="FF0000"/>
                <w:sz w:val="22"/>
                <w:szCs w:val="21"/>
                <w:lang w:val="uk-UA"/>
              </w:rPr>
              <w:t>:</w:t>
            </w:r>
          </w:p>
          <w:p w14:paraId="37B55949" w14:textId="512E814D" w:rsidR="00532736" w:rsidRPr="00C67FB6" w:rsidRDefault="00532736" w:rsidP="00532736">
            <w:pPr>
              <w:pStyle w:val="DefaultText"/>
              <w:spacing w:line="288" w:lineRule="exact"/>
              <w:jc w:val="both"/>
              <w:rPr>
                <w:rFonts w:ascii="Arial" w:hAnsi="Arial" w:cs="Arial"/>
                <w:color w:val="FF0000"/>
                <w:sz w:val="22"/>
                <w:szCs w:val="21"/>
                <w:lang w:val="uk-UA"/>
              </w:rPr>
            </w:pPr>
            <w:r w:rsidRPr="00C67FB6">
              <w:rPr>
                <w:rFonts w:ascii="Arial" w:hAnsi="Arial" w:cs="Arial"/>
                <w:color w:val="FF0000"/>
                <w:sz w:val="22"/>
                <w:szCs w:val="21"/>
                <w:lang w:val="uk-UA"/>
              </w:rPr>
              <w:t xml:space="preserve">03134, </w:t>
            </w:r>
            <w:proofErr w:type="spellStart"/>
            <w:r w:rsidRPr="00C67FB6">
              <w:rPr>
                <w:rFonts w:ascii="Arial" w:hAnsi="Arial" w:cs="Arial"/>
                <w:color w:val="FF0000"/>
                <w:sz w:val="22"/>
                <w:szCs w:val="21"/>
                <w:lang w:val="uk-UA"/>
              </w:rPr>
              <w:t>Kyiv</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Sosnynykh</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Family</w:t>
            </w:r>
            <w:proofErr w:type="spellEnd"/>
            <w:r w:rsidRPr="00C67FB6">
              <w:rPr>
                <w:rFonts w:ascii="Arial" w:hAnsi="Arial" w:cs="Arial"/>
                <w:color w:val="FF0000"/>
                <w:sz w:val="22"/>
                <w:szCs w:val="21"/>
                <w:lang w:val="uk-UA"/>
              </w:rPr>
              <w:t xml:space="preserve"> </w:t>
            </w:r>
            <w:proofErr w:type="spellStart"/>
            <w:r w:rsidRPr="00C67FB6">
              <w:rPr>
                <w:rFonts w:ascii="Arial" w:hAnsi="Arial" w:cs="Arial"/>
                <w:color w:val="FF0000"/>
                <w:sz w:val="22"/>
                <w:szCs w:val="21"/>
                <w:lang w:val="uk-UA"/>
              </w:rPr>
              <w:t>Street</w:t>
            </w:r>
            <w:proofErr w:type="spellEnd"/>
            <w:r w:rsidRPr="00C67FB6">
              <w:rPr>
                <w:rFonts w:ascii="Arial" w:hAnsi="Arial" w:cs="Arial"/>
                <w:color w:val="FF0000"/>
                <w:sz w:val="22"/>
                <w:szCs w:val="21"/>
                <w:lang w:val="uk-UA"/>
              </w:rPr>
              <w:t>, 9</w:t>
            </w:r>
          </w:p>
          <w:p w14:paraId="589251A3" w14:textId="08885809" w:rsidR="009E5E72" w:rsidRPr="00FF5C06" w:rsidRDefault="009E5E72" w:rsidP="00EB4AFF">
            <w:pPr>
              <w:pStyle w:val="DefaultText"/>
              <w:spacing w:line="288" w:lineRule="exact"/>
              <w:jc w:val="both"/>
              <w:rPr>
                <w:rFonts w:ascii="Arial" w:eastAsiaTheme="minorEastAsia" w:hAnsi="Arial" w:cs="Arial"/>
                <w:b/>
                <w:sz w:val="22"/>
                <w:szCs w:val="21"/>
                <w:lang w:eastAsia="zh-CN"/>
              </w:rPr>
            </w:pPr>
          </w:p>
          <w:p w14:paraId="589251A4"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eastAsiaTheme="minorEastAsia" w:hAnsi="Arial" w:cs="Arial"/>
                <w:sz w:val="22"/>
                <w:szCs w:val="21"/>
                <w:lang w:eastAsia="zh-CN"/>
              </w:rPr>
              <w:t>收件人：【姓名】</w:t>
            </w:r>
          </w:p>
        </w:tc>
      </w:tr>
      <w:tr w:rsidR="009E5E72" w:rsidRPr="00FF5C06" w14:paraId="589251A7" w14:textId="77777777" w:rsidTr="00FF5C06">
        <w:trPr>
          <w:gridAfter w:val="1"/>
          <w:wAfter w:w="4068" w:type="dxa"/>
        </w:trPr>
        <w:tc>
          <w:tcPr>
            <w:tcW w:w="3480" w:type="dxa"/>
          </w:tcPr>
          <w:p w14:paraId="589251A6" w14:textId="77777777" w:rsidR="009E5E72" w:rsidRPr="00FF5C06" w:rsidRDefault="009E5E72" w:rsidP="00EB4AFF">
            <w:pPr>
              <w:pStyle w:val="DefaultText"/>
              <w:spacing w:line="288" w:lineRule="exact"/>
              <w:jc w:val="both"/>
              <w:rPr>
                <w:rFonts w:ascii="Arial" w:eastAsiaTheme="minorEastAsia" w:hAnsi="Arial" w:cs="Arial"/>
                <w:b/>
                <w:sz w:val="22"/>
                <w:szCs w:val="21"/>
                <w:lang w:eastAsia="zh-CN"/>
              </w:rPr>
            </w:pPr>
          </w:p>
        </w:tc>
      </w:tr>
      <w:tr w:rsidR="009E5E72" w:rsidRPr="00166BCC" w14:paraId="589251AC" w14:textId="77777777" w:rsidTr="00FF5C06">
        <w:tc>
          <w:tcPr>
            <w:tcW w:w="3480" w:type="dxa"/>
          </w:tcPr>
          <w:p w14:paraId="589251A8"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r w:rsidRPr="00FF5C06">
              <w:rPr>
                <w:rFonts w:ascii="Arial" w:hAnsi="Arial" w:cs="Arial"/>
                <w:sz w:val="22"/>
                <w:szCs w:val="21"/>
              </w:rPr>
              <w:t>Fax</w:t>
            </w:r>
            <w:r w:rsidRPr="00FF5C06">
              <w:rPr>
                <w:rFonts w:ascii="Arial" w:eastAsiaTheme="minorEastAsia" w:hAnsi="Arial" w:cs="Arial"/>
                <w:b/>
                <w:sz w:val="22"/>
                <w:szCs w:val="21"/>
                <w:lang w:eastAsia="zh-CN"/>
              </w:rPr>
              <w:t>传真</w:t>
            </w:r>
            <w:r w:rsidRPr="00FF5C06">
              <w:rPr>
                <w:rFonts w:ascii="Arial" w:hAnsi="Arial" w:cs="Arial"/>
                <w:sz w:val="22"/>
                <w:szCs w:val="21"/>
              </w:rPr>
              <w:t xml:space="preserve">: </w:t>
            </w:r>
            <w:r w:rsidR="00166BCC" w:rsidRPr="00FF5C06">
              <w:rPr>
                <w:rFonts w:ascii="Arial" w:hAnsi="Arial" w:cs="Arial"/>
                <w:b/>
                <w:sz w:val="22"/>
                <w:szCs w:val="21"/>
              </w:rPr>
              <w:t>[</w:t>
            </w:r>
            <w:r w:rsidR="00166BCC" w:rsidRPr="00FF5C06">
              <w:rPr>
                <w:rFonts w:ascii="Arial" w:hAnsi="Arial" w:cs="Arial"/>
                <w:b/>
                <w:sz w:val="22"/>
                <w:szCs w:val="21"/>
              </w:rPr>
              <w:sym w:font="Symbol" w:char="F0B7"/>
            </w:r>
            <w:r w:rsidR="00166BCC" w:rsidRPr="00FF5C06">
              <w:rPr>
                <w:rFonts w:ascii="Arial" w:hAnsi="Arial" w:cs="Arial"/>
                <w:b/>
                <w:sz w:val="22"/>
                <w:szCs w:val="21"/>
              </w:rPr>
              <w:sym w:font="Symbol" w:char="F0B7"/>
            </w:r>
            <w:r w:rsidR="00166BCC" w:rsidRPr="00FF5C06">
              <w:rPr>
                <w:rFonts w:ascii="Arial" w:hAnsi="Arial" w:cs="Arial"/>
                <w:b/>
                <w:sz w:val="22"/>
                <w:szCs w:val="21"/>
              </w:rPr>
              <w:t>]</w:t>
            </w:r>
          </w:p>
          <w:p w14:paraId="589251A9" w14:textId="77777777" w:rsidR="009E5E72" w:rsidRPr="00FF5C06" w:rsidRDefault="009E5E72" w:rsidP="00EB4AFF">
            <w:pPr>
              <w:pStyle w:val="DefaultText"/>
              <w:spacing w:line="288" w:lineRule="exact"/>
              <w:jc w:val="both"/>
              <w:rPr>
                <w:rFonts w:ascii="Arial" w:eastAsiaTheme="minorEastAsia" w:hAnsi="Arial" w:cs="Arial"/>
                <w:b/>
                <w:sz w:val="22"/>
                <w:szCs w:val="21"/>
                <w:lang w:eastAsia="zh-CN"/>
              </w:rPr>
            </w:pPr>
          </w:p>
        </w:tc>
        <w:tc>
          <w:tcPr>
            <w:tcW w:w="4068" w:type="dxa"/>
          </w:tcPr>
          <w:p w14:paraId="589251AA" w14:textId="77777777" w:rsidR="009E5E72" w:rsidRPr="00FF5C06" w:rsidRDefault="009E5E72" w:rsidP="00EB4AFF">
            <w:pPr>
              <w:pStyle w:val="DefaultText"/>
              <w:spacing w:line="288" w:lineRule="exact"/>
              <w:jc w:val="both"/>
              <w:rPr>
                <w:rFonts w:ascii="Arial" w:eastAsiaTheme="minorEastAsia" w:hAnsi="Arial" w:cs="Arial"/>
                <w:b/>
                <w:sz w:val="22"/>
                <w:szCs w:val="21"/>
                <w:lang w:eastAsia="zh-CN"/>
              </w:rPr>
            </w:pPr>
            <w:r w:rsidRPr="00FF5C06">
              <w:rPr>
                <w:rFonts w:ascii="Arial" w:hAnsi="Arial" w:cs="Arial"/>
                <w:sz w:val="22"/>
                <w:szCs w:val="21"/>
              </w:rPr>
              <w:t xml:space="preserve">Fax: </w:t>
            </w:r>
            <w:r w:rsidR="00166BCC" w:rsidRPr="00FF5C06">
              <w:rPr>
                <w:rFonts w:ascii="Arial" w:eastAsiaTheme="minorEastAsia" w:hAnsi="Arial" w:cs="Arial"/>
                <w:b/>
                <w:sz w:val="22"/>
                <w:szCs w:val="21"/>
                <w:lang w:eastAsia="zh-CN"/>
              </w:rPr>
              <w:t>传真</w:t>
            </w:r>
            <w:r w:rsidRPr="00FF5C06">
              <w:rPr>
                <w:rFonts w:ascii="Arial" w:hAnsi="Arial" w:cs="Arial"/>
                <w:b/>
                <w:sz w:val="22"/>
                <w:szCs w:val="21"/>
              </w:rPr>
              <w:t>[</w:t>
            </w:r>
            <w:r w:rsidRPr="00FF5C06">
              <w:rPr>
                <w:rFonts w:ascii="Arial" w:hAnsi="Arial" w:cs="Arial"/>
                <w:b/>
                <w:sz w:val="22"/>
                <w:szCs w:val="21"/>
              </w:rPr>
              <w:sym w:font="Symbol" w:char="F0B7"/>
            </w:r>
            <w:r w:rsidRPr="00FF5C06">
              <w:rPr>
                <w:rFonts w:ascii="Arial" w:hAnsi="Arial" w:cs="Arial"/>
                <w:b/>
                <w:sz w:val="22"/>
                <w:szCs w:val="21"/>
              </w:rPr>
              <w:sym w:font="Symbol" w:char="F0B7"/>
            </w:r>
            <w:r w:rsidRPr="00FF5C06">
              <w:rPr>
                <w:rFonts w:ascii="Arial" w:hAnsi="Arial" w:cs="Arial"/>
                <w:b/>
                <w:sz w:val="22"/>
                <w:szCs w:val="21"/>
              </w:rPr>
              <w:t>]</w:t>
            </w:r>
          </w:p>
          <w:p w14:paraId="589251AB" w14:textId="77777777" w:rsidR="009E5E72" w:rsidRPr="00FF5C06" w:rsidRDefault="009E5E72" w:rsidP="00EB4AFF">
            <w:pPr>
              <w:pStyle w:val="DefaultText"/>
              <w:spacing w:line="288" w:lineRule="exact"/>
              <w:jc w:val="both"/>
              <w:rPr>
                <w:rFonts w:ascii="Arial" w:eastAsiaTheme="minorEastAsia" w:hAnsi="Arial" w:cs="Arial"/>
                <w:sz w:val="22"/>
                <w:szCs w:val="21"/>
                <w:lang w:eastAsia="zh-CN"/>
              </w:rPr>
            </w:pPr>
          </w:p>
        </w:tc>
      </w:tr>
    </w:tbl>
    <w:p w14:paraId="589251AD" w14:textId="77777777" w:rsidR="004C65B1" w:rsidRPr="00166BCC" w:rsidRDefault="00E02BB0" w:rsidP="004C65B1">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ab/>
      </w:r>
      <w:r w:rsidR="004C65B1" w:rsidRPr="00166BCC">
        <w:rPr>
          <w:rFonts w:ascii="Arial" w:eastAsia="SimSun" w:hAnsi="Arial" w:cs="Arial"/>
          <w:spacing w:val="-6"/>
          <w:w w:val="90"/>
          <w:sz w:val="22"/>
          <w:szCs w:val="21"/>
        </w:rPr>
        <w:t>或者发送至任何一方不时正式通知其他方的其他地址或传真号码。除非有相反的证明，任何上述通知、要求或通信应在第二个营业日被视为于收件地正式送达（如果是通过传真发出或作出），或在投邮后四十八（</w:t>
      </w:r>
      <w:r w:rsidR="004C65B1" w:rsidRPr="00166BCC">
        <w:rPr>
          <w:rFonts w:ascii="Arial" w:eastAsia="SimSun" w:hAnsi="Arial" w:cs="Arial"/>
          <w:spacing w:val="-6"/>
          <w:w w:val="90"/>
          <w:sz w:val="22"/>
          <w:szCs w:val="21"/>
        </w:rPr>
        <w:t>48</w:t>
      </w:r>
      <w:r w:rsidR="004C65B1" w:rsidRPr="00166BCC">
        <w:rPr>
          <w:rFonts w:ascii="Arial" w:eastAsia="SimSun" w:hAnsi="Arial" w:cs="Arial"/>
          <w:spacing w:val="-6"/>
          <w:w w:val="90"/>
          <w:sz w:val="22"/>
          <w:szCs w:val="21"/>
        </w:rPr>
        <w:t>）小时被视为正式送达（如果是通过头等邮件发出或作出）。为了充分证明上述送达情况：如果以信件送达的，应显示出该信件的信封上已适当载明地址、正确贴邮并投邮；如果以传真送达，应显示出该传真已按照收件人届时的传真号码适当发出。</w:t>
      </w:r>
    </w:p>
    <w:p w14:paraId="589251AE" w14:textId="77777777" w:rsidR="00397FB2" w:rsidRPr="00166BCC" w:rsidRDefault="00397FB2" w:rsidP="00397FB2">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 xml:space="preserve">          or to such other address or telefax number as any Party may from time to time duly notify to the others. Any such notice, demand or communication shall, unless the contrary is proved, be deemed to have been duly served (if given or made by telefax) on the next following business day in the place of receipt or (if given or made by first class letter) forty-eight [48] hours after posting and in proving the same it shall be sufficient to show in the case of the letter, that the envelope containing the same was duly addressed, correctly stamped and posted and, in the case of a telefax, that such telefax was duly </w:t>
      </w:r>
      <w:r w:rsidR="00E02BB0" w:rsidRPr="00166BCC">
        <w:rPr>
          <w:rFonts w:ascii="Arial" w:eastAsia="SimSun" w:hAnsi="Arial" w:cs="Arial"/>
          <w:spacing w:val="-6"/>
          <w:w w:val="90"/>
          <w:sz w:val="22"/>
          <w:szCs w:val="21"/>
        </w:rPr>
        <w:t>dispatched</w:t>
      </w:r>
      <w:r w:rsidRPr="00166BCC">
        <w:rPr>
          <w:rFonts w:ascii="Arial" w:eastAsia="SimSun" w:hAnsi="Arial" w:cs="Arial"/>
          <w:spacing w:val="-6"/>
          <w:w w:val="90"/>
          <w:sz w:val="22"/>
          <w:szCs w:val="21"/>
        </w:rPr>
        <w:t xml:space="preserve"> to a current telefax number of the addressee.</w:t>
      </w:r>
    </w:p>
    <w:p w14:paraId="589251AF" w14:textId="77777777" w:rsidR="006B64E9" w:rsidRPr="00166BCC" w:rsidRDefault="006B64E9" w:rsidP="00397FB2">
      <w:pPr>
        <w:tabs>
          <w:tab w:val="left" w:pos="5082"/>
        </w:tabs>
        <w:spacing w:line="240" w:lineRule="atLeast"/>
        <w:ind w:left="850" w:hanging="850"/>
        <w:rPr>
          <w:rFonts w:ascii="Arial" w:eastAsia="SimSun" w:hAnsi="Arial" w:cs="Arial"/>
          <w:spacing w:val="-6"/>
          <w:w w:val="90"/>
          <w:sz w:val="22"/>
          <w:szCs w:val="21"/>
        </w:rPr>
      </w:pPr>
    </w:p>
    <w:p w14:paraId="589251B0" w14:textId="77777777" w:rsidR="005E697B" w:rsidRPr="00166BCC" w:rsidRDefault="005E697B">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违约责任</w:t>
      </w:r>
    </w:p>
    <w:p w14:paraId="589251B1" w14:textId="77777777" w:rsidR="005E697B" w:rsidRPr="00166BCC" w:rsidRDefault="005E697B">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1</w:t>
      </w:r>
      <w:r w:rsidR="00B8422F" w:rsidRPr="00166BCC">
        <w:rPr>
          <w:rFonts w:cs="Arial"/>
          <w:w w:val="90"/>
          <w:sz w:val="22"/>
          <w:szCs w:val="21"/>
        </w:rPr>
        <w:t>0</w:t>
      </w:r>
      <w:r w:rsidRPr="00166BCC">
        <w:rPr>
          <w:rFonts w:cs="Arial"/>
          <w:w w:val="90"/>
          <w:sz w:val="22"/>
          <w:szCs w:val="21"/>
        </w:rPr>
        <w:t xml:space="preserve"> LIABILITIES AND BREACH</w:t>
      </w:r>
    </w:p>
    <w:p w14:paraId="589251B2" w14:textId="77777777" w:rsidR="005E697B" w:rsidRPr="00166BCC" w:rsidRDefault="005A3923">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hint="eastAsia"/>
          <w:spacing w:val="-6"/>
          <w:w w:val="90"/>
          <w:sz w:val="22"/>
          <w:szCs w:val="21"/>
        </w:rPr>
        <w:t xml:space="preserve">10.1 </w:t>
      </w:r>
      <w:r w:rsidRPr="00166BCC">
        <w:rPr>
          <w:rFonts w:ascii="Arial" w:eastAsia="SimSun" w:hAnsi="Arial" w:cs="Arial"/>
          <w:spacing w:val="-6"/>
          <w:w w:val="90"/>
          <w:sz w:val="22"/>
          <w:szCs w:val="21"/>
        </w:rPr>
        <w:tab/>
      </w:r>
      <w:r w:rsidR="005E697B" w:rsidRPr="00166BCC">
        <w:rPr>
          <w:rFonts w:ascii="Arial" w:eastAsia="SimSun" w:hAnsi="Arial" w:cs="Arial"/>
          <w:spacing w:val="-6"/>
          <w:w w:val="90"/>
          <w:sz w:val="22"/>
          <w:szCs w:val="21"/>
        </w:rPr>
        <w:t>如买方未及时向卖方付款，买方应承担违约责任，</w:t>
      </w:r>
      <w:r w:rsidR="00E8637E" w:rsidRPr="00166BCC">
        <w:rPr>
          <w:rFonts w:ascii="Arial" w:eastAsia="SimSun" w:hAnsi="Arial" w:cs="Arial"/>
          <w:spacing w:val="-6"/>
          <w:w w:val="90"/>
          <w:sz w:val="22"/>
          <w:szCs w:val="21"/>
        </w:rPr>
        <w:t>每迟延付款一</w:t>
      </w:r>
      <w:r w:rsidR="00E8637E" w:rsidRPr="00166BCC">
        <w:rPr>
          <w:rFonts w:ascii="Arial" w:eastAsia="SimSun" w:hAnsi="Arial" w:cs="Arial"/>
          <w:spacing w:val="-6"/>
          <w:w w:val="90"/>
          <w:sz w:val="22"/>
          <w:szCs w:val="21"/>
        </w:rPr>
        <w:t xml:space="preserve"> (</w:t>
      </w:r>
      <w:r w:rsidR="005E697B" w:rsidRPr="00166BCC">
        <w:rPr>
          <w:rFonts w:ascii="Arial" w:eastAsia="SimSun" w:hAnsi="Arial" w:cs="Arial"/>
          <w:spacing w:val="-6"/>
          <w:w w:val="90"/>
          <w:sz w:val="22"/>
          <w:szCs w:val="21"/>
        </w:rPr>
        <w:t>1</w:t>
      </w:r>
      <w:r w:rsidR="00E8637E" w:rsidRPr="00166BCC">
        <w:rPr>
          <w:rFonts w:ascii="Arial" w:eastAsia="SimSun" w:hAnsi="Arial" w:cs="Arial"/>
          <w:spacing w:val="-6"/>
          <w:w w:val="90"/>
          <w:sz w:val="22"/>
          <w:szCs w:val="21"/>
        </w:rPr>
        <w:t xml:space="preserve">) </w:t>
      </w:r>
      <w:r w:rsidR="00E8637E" w:rsidRPr="00166BCC">
        <w:rPr>
          <w:rFonts w:ascii="Arial" w:eastAsia="SimSun" w:hAnsi="Arial" w:cs="Arial"/>
          <w:spacing w:val="-6"/>
          <w:w w:val="90"/>
          <w:sz w:val="22"/>
          <w:szCs w:val="21"/>
        </w:rPr>
        <w:t>天</w:t>
      </w:r>
      <w:r w:rsidR="005E697B" w:rsidRPr="00166BCC">
        <w:rPr>
          <w:rFonts w:ascii="Arial" w:eastAsia="SimSun" w:hAnsi="Arial" w:cs="Arial"/>
          <w:spacing w:val="-6"/>
          <w:w w:val="90"/>
          <w:sz w:val="22"/>
          <w:szCs w:val="21"/>
        </w:rPr>
        <w:t>，</w:t>
      </w:r>
      <w:r w:rsidR="00E8637E" w:rsidRPr="00166BCC">
        <w:rPr>
          <w:rFonts w:ascii="Arial" w:eastAsia="SimSun" w:hAnsi="Arial" w:cs="Arial"/>
          <w:spacing w:val="-6"/>
          <w:w w:val="90"/>
          <w:sz w:val="22"/>
          <w:szCs w:val="21"/>
        </w:rPr>
        <w:t>买方应按迟延交货部分价值的万分之三</w:t>
      </w:r>
      <w:r w:rsidR="00E8637E" w:rsidRPr="00166BCC">
        <w:rPr>
          <w:rFonts w:ascii="Arial" w:eastAsia="SimSun" w:hAnsi="Arial" w:cs="Arial"/>
          <w:spacing w:val="-6"/>
          <w:w w:val="90"/>
          <w:sz w:val="22"/>
          <w:szCs w:val="21"/>
        </w:rPr>
        <w:t xml:space="preserve"> (</w:t>
      </w:r>
      <w:r w:rsidR="005E697B" w:rsidRPr="00166BCC">
        <w:rPr>
          <w:rFonts w:ascii="Arial" w:eastAsia="SimSun" w:hAnsi="Arial" w:cs="Arial"/>
          <w:spacing w:val="-6"/>
          <w:w w:val="90"/>
          <w:sz w:val="22"/>
          <w:szCs w:val="21"/>
        </w:rPr>
        <w:t>0.03</w:t>
      </w:r>
      <w:r w:rsidR="005E697B" w:rsidRPr="00166BCC">
        <w:rPr>
          <w:rFonts w:ascii="Arial" w:eastAsia="SimSun" w:hAnsi="Arial" w:cs="Arial"/>
          <w:spacing w:val="-6"/>
          <w:w w:val="90"/>
          <w:sz w:val="22"/>
          <w:szCs w:val="21"/>
        </w:rPr>
        <w:t>％</w:t>
      </w:r>
      <w:r w:rsidR="00E8637E" w:rsidRPr="00166BCC">
        <w:rPr>
          <w:rFonts w:ascii="Arial" w:eastAsia="SimSun" w:hAnsi="Arial" w:cs="Arial"/>
          <w:spacing w:val="-6"/>
          <w:w w:val="90"/>
          <w:sz w:val="22"/>
          <w:szCs w:val="21"/>
        </w:rPr>
        <w:t xml:space="preserve">) </w:t>
      </w:r>
      <w:r w:rsidR="00E8637E" w:rsidRPr="00166BCC">
        <w:rPr>
          <w:rFonts w:ascii="Arial" w:eastAsia="SimSun" w:hAnsi="Arial" w:cs="Arial"/>
          <w:spacing w:val="-6"/>
          <w:w w:val="90"/>
          <w:sz w:val="22"/>
          <w:szCs w:val="21"/>
        </w:rPr>
        <w:t>向卖方支付迟延金</w:t>
      </w:r>
      <w:r w:rsidR="005E697B" w:rsidRPr="00166BCC">
        <w:rPr>
          <w:rFonts w:ascii="Arial" w:eastAsia="SimSun" w:hAnsi="Arial" w:cs="Arial"/>
          <w:spacing w:val="-6"/>
          <w:w w:val="90"/>
          <w:sz w:val="22"/>
          <w:szCs w:val="21"/>
        </w:rPr>
        <w:t>，</w:t>
      </w:r>
      <w:r w:rsidR="00E8637E" w:rsidRPr="00166BCC">
        <w:rPr>
          <w:rFonts w:ascii="Arial" w:eastAsia="SimSun" w:hAnsi="Arial" w:cs="Arial"/>
          <w:spacing w:val="-6"/>
          <w:w w:val="90"/>
          <w:sz w:val="22"/>
          <w:szCs w:val="21"/>
        </w:rPr>
        <w:t>不足一</w:t>
      </w:r>
      <w:r w:rsidR="00E8637E" w:rsidRPr="00166BCC">
        <w:rPr>
          <w:rFonts w:ascii="Arial" w:eastAsia="SimSun" w:hAnsi="Arial" w:cs="Arial"/>
          <w:spacing w:val="-6"/>
          <w:w w:val="90"/>
          <w:sz w:val="22"/>
          <w:szCs w:val="21"/>
        </w:rPr>
        <w:t xml:space="preserve"> (</w:t>
      </w:r>
      <w:r w:rsidR="005E697B" w:rsidRPr="00166BCC">
        <w:rPr>
          <w:rFonts w:ascii="Arial" w:eastAsia="SimSun" w:hAnsi="Arial" w:cs="Arial"/>
          <w:spacing w:val="-6"/>
          <w:w w:val="90"/>
          <w:sz w:val="22"/>
          <w:szCs w:val="21"/>
        </w:rPr>
        <w:t>1</w:t>
      </w:r>
      <w:r w:rsidR="00E8637E" w:rsidRPr="00166BCC">
        <w:rPr>
          <w:rFonts w:ascii="Arial" w:eastAsia="SimSun" w:hAnsi="Arial" w:cs="Arial"/>
          <w:spacing w:val="-6"/>
          <w:w w:val="90"/>
          <w:sz w:val="22"/>
          <w:szCs w:val="21"/>
        </w:rPr>
        <w:t xml:space="preserve">) </w:t>
      </w:r>
      <w:r w:rsidR="00E8637E" w:rsidRPr="00166BCC">
        <w:rPr>
          <w:rFonts w:ascii="Arial" w:eastAsia="SimSun" w:hAnsi="Arial" w:cs="Arial"/>
          <w:spacing w:val="-6"/>
          <w:w w:val="90"/>
          <w:sz w:val="22"/>
          <w:szCs w:val="21"/>
        </w:rPr>
        <w:t>天的</w:t>
      </w:r>
      <w:r w:rsidR="005E697B" w:rsidRPr="00166BCC">
        <w:rPr>
          <w:rFonts w:ascii="Arial" w:eastAsia="SimSun" w:hAnsi="Arial" w:cs="Arial"/>
          <w:spacing w:val="-6"/>
          <w:w w:val="90"/>
          <w:sz w:val="22"/>
          <w:szCs w:val="21"/>
        </w:rPr>
        <w:t>，</w:t>
      </w:r>
      <w:r w:rsidR="00E8637E" w:rsidRPr="00166BCC">
        <w:rPr>
          <w:rFonts w:ascii="Arial" w:eastAsia="SimSun" w:hAnsi="Arial" w:cs="Arial"/>
          <w:spacing w:val="-6"/>
          <w:w w:val="90"/>
          <w:sz w:val="22"/>
          <w:szCs w:val="21"/>
        </w:rPr>
        <w:t>按一</w:t>
      </w:r>
      <w:r w:rsidR="00E8637E" w:rsidRPr="00166BCC">
        <w:rPr>
          <w:rFonts w:ascii="Arial" w:eastAsia="SimSun" w:hAnsi="Arial" w:cs="Arial"/>
          <w:spacing w:val="-6"/>
          <w:w w:val="90"/>
          <w:sz w:val="22"/>
          <w:szCs w:val="21"/>
        </w:rPr>
        <w:t xml:space="preserve"> (</w:t>
      </w:r>
      <w:r w:rsidR="005E697B" w:rsidRPr="00166BCC">
        <w:rPr>
          <w:rFonts w:ascii="Arial" w:eastAsia="SimSun" w:hAnsi="Arial" w:cs="Arial"/>
          <w:spacing w:val="-6"/>
          <w:w w:val="90"/>
          <w:sz w:val="22"/>
          <w:szCs w:val="21"/>
        </w:rPr>
        <w:t>1</w:t>
      </w:r>
      <w:r w:rsidR="00E8637E" w:rsidRPr="00166BCC">
        <w:rPr>
          <w:rFonts w:ascii="Arial" w:eastAsia="SimSun" w:hAnsi="Arial" w:cs="Arial"/>
          <w:spacing w:val="-6"/>
          <w:w w:val="90"/>
          <w:sz w:val="22"/>
          <w:szCs w:val="21"/>
        </w:rPr>
        <w:t xml:space="preserve">) </w:t>
      </w:r>
      <w:r w:rsidR="00E8637E" w:rsidRPr="00166BCC">
        <w:rPr>
          <w:rFonts w:ascii="Arial" w:eastAsia="SimSun" w:hAnsi="Arial" w:cs="Arial"/>
          <w:spacing w:val="-6"/>
          <w:w w:val="90"/>
          <w:sz w:val="22"/>
          <w:szCs w:val="21"/>
        </w:rPr>
        <w:t>天计</w:t>
      </w:r>
      <w:r w:rsidR="005E697B" w:rsidRPr="00166BCC">
        <w:rPr>
          <w:rFonts w:ascii="Arial" w:eastAsia="SimSun" w:hAnsi="Arial" w:cs="Arial"/>
          <w:spacing w:val="-6"/>
          <w:w w:val="90"/>
          <w:sz w:val="22"/>
          <w:szCs w:val="21"/>
        </w:rPr>
        <w:t>；</w:t>
      </w:r>
    </w:p>
    <w:p w14:paraId="589251B3" w14:textId="77777777" w:rsidR="005E697B" w:rsidRPr="00166BCC" w:rsidRDefault="005E697B">
      <w:pPr>
        <w:tabs>
          <w:tab w:val="left" w:pos="5082"/>
        </w:tabs>
        <w:spacing w:line="240" w:lineRule="atLeast"/>
        <w:ind w:left="850"/>
        <w:rPr>
          <w:rFonts w:ascii="Arial" w:eastAsia="SimSun" w:hAnsi="Arial" w:cs="Arial"/>
          <w:w w:val="90"/>
          <w:sz w:val="22"/>
          <w:szCs w:val="21"/>
        </w:rPr>
      </w:pPr>
      <w:r w:rsidRPr="00166BCC">
        <w:rPr>
          <w:rFonts w:ascii="Arial" w:eastAsia="SimSun" w:hAnsi="Arial" w:cs="Arial"/>
          <w:w w:val="90"/>
          <w:sz w:val="22"/>
          <w:szCs w:val="21"/>
        </w:rPr>
        <w:t xml:space="preserve">In the event of </w:t>
      </w:r>
      <w:r w:rsidR="003B177A" w:rsidRPr="00166BCC">
        <w:rPr>
          <w:rFonts w:ascii="Arial" w:eastAsia="SimSun" w:hAnsi="Arial" w:cs="Arial"/>
          <w:w w:val="90"/>
          <w:sz w:val="22"/>
          <w:szCs w:val="21"/>
        </w:rPr>
        <w:t xml:space="preserve">a delay in payments under this </w:t>
      </w:r>
      <w:r w:rsidR="00B452E7" w:rsidRPr="00166BCC">
        <w:rPr>
          <w:rFonts w:ascii="Arial" w:eastAsia="SimSun" w:hAnsi="Arial" w:cs="Arial"/>
          <w:w w:val="90"/>
          <w:sz w:val="22"/>
          <w:szCs w:val="21"/>
        </w:rPr>
        <w:t xml:space="preserve">Contract </w:t>
      </w:r>
      <w:r w:rsidR="003B177A" w:rsidRPr="00166BCC">
        <w:rPr>
          <w:rFonts w:ascii="Arial" w:eastAsia="SimSun" w:hAnsi="Arial" w:cs="Arial"/>
          <w:w w:val="90"/>
          <w:sz w:val="22"/>
          <w:szCs w:val="21"/>
        </w:rPr>
        <w:t xml:space="preserve">the </w:t>
      </w:r>
      <w:r w:rsidR="00756D69" w:rsidRPr="00166BCC">
        <w:rPr>
          <w:rFonts w:ascii="Arial" w:eastAsia="SimSun" w:hAnsi="Arial" w:cs="Arial"/>
          <w:w w:val="90"/>
          <w:sz w:val="22"/>
          <w:szCs w:val="21"/>
        </w:rPr>
        <w:t>Buyer</w:t>
      </w:r>
      <w:r w:rsidR="003B177A" w:rsidRPr="00166BCC">
        <w:rPr>
          <w:rFonts w:ascii="Arial" w:eastAsia="SimSun" w:hAnsi="Arial" w:cs="Arial"/>
          <w:w w:val="90"/>
          <w:sz w:val="22"/>
          <w:szCs w:val="21"/>
        </w:rPr>
        <w:t xml:space="preserve"> shall be liable to </w:t>
      </w:r>
      <w:r w:rsidR="00756D69" w:rsidRPr="00166BCC">
        <w:rPr>
          <w:rFonts w:ascii="Arial" w:eastAsia="SimSun" w:hAnsi="Arial" w:cs="Arial"/>
          <w:w w:val="90"/>
          <w:sz w:val="22"/>
          <w:szCs w:val="21"/>
          <w:lang w:eastAsia="zh-TW"/>
        </w:rPr>
        <w:t xml:space="preserve">pay to </w:t>
      </w:r>
      <w:r w:rsidR="00756D69" w:rsidRPr="00166BCC">
        <w:rPr>
          <w:rFonts w:ascii="Arial" w:eastAsia="SimSun" w:hAnsi="Arial" w:cs="Arial"/>
          <w:w w:val="90"/>
          <w:sz w:val="22"/>
          <w:szCs w:val="21"/>
        </w:rPr>
        <w:t>Seller</w:t>
      </w:r>
      <w:r w:rsidR="00756D69" w:rsidRPr="00166BCC">
        <w:rPr>
          <w:rFonts w:ascii="Arial" w:eastAsia="SimSun" w:hAnsi="Arial" w:cs="Arial"/>
          <w:w w:val="90"/>
          <w:sz w:val="22"/>
          <w:szCs w:val="21"/>
          <w:lang w:eastAsia="zh-TW"/>
        </w:rPr>
        <w:t xml:space="preserve"> liquidated damages amounting to 0.</w:t>
      </w:r>
      <w:r w:rsidR="00756D69" w:rsidRPr="00166BCC">
        <w:rPr>
          <w:rFonts w:ascii="Arial" w:eastAsia="SimSun" w:hAnsi="Arial" w:cs="Arial"/>
          <w:w w:val="90"/>
          <w:sz w:val="22"/>
          <w:szCs w:val="21"/>
        </w:rPr>
        <w:t>03</w:t>
      </w:r>
      <w:r w:rsidR="00756D69" w:rsidRPr="00166BCC">
        <w:rPr>
          <w:rFonts w:ascii="Arial" w:eastAsia="SimSun" w:hAnsi="Arial" w:cs="Arial"/>
          <w:w w:val="90"/>
          <w:sz w:val="22"/>
          <w:szCs w:val="21"/>
          <w:lang w:eastAsia="zh-TW"/>
        </w:rPr>
        <w:t xml:space="preserve">% of the </w:t>
      </w:r>
      <w:r w:rsidR="001E0724" w:rsidRPr="00166BCC">
        <w:rPr>
          <w:rFonts w:ascii="Arial" w:eastAsia="SimSun" w:hAnsi="Arial" w:cs="Arial"/>
          <w:w w:val="90"/>
          <w:sz w:val="22"/>
          <w:szCs w:val="21"/>
        </w:rPr>
        <w:t>amount</w:t>
      </w:r>
      <w:r w:rsidR="00756D69" w:rsidRPr="00166BCC">
        <w:rPr>
          <w:rFonts w:ascii="Arial" w:eastAsia="SimSun" w:hAnsi="Arial" w:cs="Arial"/>
          <w:w w:val="90"/>
          <w:sz w:val="22"/>
          <w:szCs w:val="21"/>
          <w:lang w:eastAsia="zh-TW"/>
        </w:rPr>
        <w:t xml:space="preserve"> of the </w:t>
      </w:r>
      <w:r w:rsidR="00756D69" w:rsidRPr="00166BCC">
        <w:rPr>
          <w:rFonts w:ascii="Arial" w:eastAsia="SimSun" w:hAnsi="Arial" w:cs="Arial"/>
          <w:w w:val="90"/>
          <w:sz w:val="22"/>
          <w:szCs w:val="21"/>
        </w:rPr>
        <w:t>overdue payment</w:t>
      </w:r>
      <w:r w:rsidR="00756D69" w:rsidRPr="00166BCC" w:rsidDel="001D5873">
        <w:rPr>
          <w:rFonts w:ascii="Arial" w:eastAsia="SimSun" w:hAnsi="Arial" w:cs="Arial"/>
          <w:w w:val="90"/>
          <w:sz w:val="22"/>
          <w:szCs w:val="21"/>
          <w:lang w:eastAsia="zh-TW"/>
        </w:rPr>
        <w:t xml:space="preserve"> </w:t>
      </w:r>
      <w:r w:rsidR="00756D69" w:rsidRPr="00166BCC">
        <w:rPr>
          <w:rFonts w:ascii="Arial" w:eastAsia="SimSun" w:hAnsi="Arial" w:cs="Arial"/>
          <w:w w:val="90"/>
          <w:sz w:val="22"/>
          <w:szCs w:val="21"/>
          <w:lang w:eastAsia="zh-TW"/>
        </w:rPr>
        <w:t>for each full day of delay</w:t>
      </w:r>
      <w:r w:rsidR="00756D69" w:rsidRPr="00166BCC">
        <w:rPr>
          <w:rFonts w:ascii="Arial" w:eastAsia="SimSun" w:hAnsi="Arial" w:cs="Arial"/>
          <w:w w:val="90"/>
          <w:sz w:val="22"/>
          <w:szCs w:val="21"/>
          <w:lang w:eastAsia="zh-TW"/>
        </w:rPr>
        <w:t>，</w:t>
      </w:r>
      <w:r w:rsidR="00756D69" w:rsidRPr="00166BCC">
        <w:rPr>
          <w:rFonts w:ascii="Arial" w:eastAsia="SimSun" w:hAnsi="Arial" w:cs="Arial"/>
          <w:w w:val="90"/>
          <w:sz w:val="22"/>
          <w:szCs w:val="21"/>
          <w:lang w:eastAsia="zh-TW"/>
        </w:rPr>
        <w:t>less than one day will be counted by one day.</w:t>
      </w:r>
    </w:p>
    <w:p w14:paraId="589251B4" w14:textId="77777777" w:rsidR="00461478" w:rsidRPr="00166BCC" w:rsidRDefault="00461478" w:rsidP="009E0875">
      <w:pPr>
        <w:pStyle w:val="DefaultText"/>
        <w:tabs>
          <w:tab w:val="left" w:pos="5940"/>
        </w:tabs>
        <w:rPr>
          <w:rStyle w:val="InitialStyle"/>
          <w:rFonts w:ascii="Arial" w:hAnsi="Arial" w:cs="Arial"/>
          <w:sz w:val="22"/>
          <w:szCs w:val="21"/>
          <w:lang w:val="en-GB" w:eastAsia="zh-CN"/>
        </w:rPr>
      </w:pPr>
    </w:p>
    <w:p w14:paraId="589251B5" w14:textId="77777777" w:rsidR="00461478" w:rsidRPr="00166BCC" w:rsidRDefault="00461478" w:rsidP="00461478">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不可抗力</w:t>
      </w:r>
    </w:p>
    <w:p w14:paraId="589251B6" w14:textId="77777777" w:rsidR="00461478" w:rsidRPr="00166BCC" w:rsidRDefault="00461478" w:rsidP="005A3923">
      <w:pPr>
        <w:pStyle w:val="1"/>
        <w:spacing w:after="100" w:afterAutospacing="1" w:line="240" w:lineRule="atLeast"/>
        <w:jc w:val="left"/>
        <w:rPr>
          <w:rStyle w:val="InitialStyle"/>
          <w:rFonts w:ascii="Arial" w:hAnsi="Arial" w:cs="Arial"/>
          <w:spacing w:val="-6"/>
          <w:w w:val="90"/>
          <w:sz w:val="22"/>
          <w:szCs w:val="21"/>
        </w:rPr>
      </w:pPr>
      <w:r w:rsidRPr="00166BCC">
        <w:rPr>
          <w:rFonts w:cs="Arial"/>
          <w:w w:val="90"/>
          <w:sz w:val="22"/>
          <w:szCs w:val="21"/>
        </w:rPr>
        <w:t>A</w:t>
      </w:r>
      <w:r w:rsidR="00664575" w:rsidRPr="00166BCC">
        <w:rPr>
          <w:rFonts w:cs="Arial"/>
          <w:w w:val="90"/>
          <w:sz w:val="22"/>
          <w:szCs w:val="21"/>
        </w:rPr>
        <w:t>rticle</w:t>
      </w:r>
      <w:r w:rsidRPr="00166BCC">
        <w:rPr>
          <w:rFonts w:cs="Arial"/>
          <w:w w:val="90"/>
          <w:sz w:val="22"/>
          <w:szCs w:val="21"/>
        </w:rPr>
        <w:t xml:space="preserve"> 1</w:t>
      </w:r>
      <w:r w:rsidR="00B8422F" w:rsidRPr="00166BCC">
        <w:rPr>
          <w:rFonts w:cs="Arial"/>
          <w:w w:val="90"/>
          <w:sz w:val="22"/>
          <w:szCs w:val="21"/>
        </w:rPr>
        <w:t>1</w:t>
      </w:r>
      <w:r w:rsidRPr="00166BCC">
        <w:rPr>
          <w:rFonts w:cs="Arial"/>
          <w:w w:val="90"/>
          <w:sz w:val="22"/>
          <w:szCs w:val="21"/>
        </w:rPr>
        <w:t xml:space="preserve"> - FORCE MAJEURE</w:t>
      </w:r>
    </w:p>
    <w:p w14:paraId="589251B7" w14:textId="3F6922F2" w:rsidR="00461478" w:rsidRPr="00166BCC" w:rsidRDefault="00461478" w:rsidP="006A324F">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1</w:t>
      </w:r>
      <w:r w:rsidRPr="00166BCC">
        <w:rPr>
          <w:rFonts w:ascii="Arial" w:eastAsia="SimSun" w:hAnsi="Arial" w:cs="Arial"/>
          <w:spacing w:val="-6"/>
          <w:w w:val="90"/>
          <w:sz w:val="22"/>
          <w:szCs w:val="21"/>
        </w:rPr>
        <w:t>.1</w:t>
      </w:r>
      <w:r w:rsidRPr="00166BCC">
        <w:rPr>
          <w:rFonts w:ascii="Arial" w:eastAsia="SimSun" w:hAnsi="Arial" w:cs="Arial"/>
          <w:spacing w:val="-6"/>
          <w:w w:val="90"/>
          <w:sz w:val="22"/>
          <w:szCs w:val="21"/>
        </w:rPr>
        <w:tab/>
      </w:r>
      <w:r w:rsidR="006A324F" w:rsidRPr="00166BCC">
        <w:rPr>
          <w:rFonts w:ascii="Arial" w:eastAsia="SimSun" w:hAnsi="Arial" w:cs="Arial"/>
          <w:spacing w:val="-6"/>
          <w:w w:val="90"/>
          <w:sz w:val="22"/>
          <w:szCs w:val="21"/>
        </w:rPr>
        <w:t>如果由于超出双方合理控制能力的偶然事件（如战争、火灾、事故或其他伤亡、任何劳工骚乱或自然灾害）而导致任何一方未能或迟延履行本</w:t>
      </w:r>
      <w:r w:rsidR="001D3A91" w:rsidRPr="00166BCC">
        <w:rPr>
          <w:rFonts w:ascii="Arial" w:eastAsia="SimSun" w:hAnsi="Arial" w:cs="Arial"/>
          <w:spacing w:val="-6"/>
          <w:w w:val="90"/>
          <w:sz w:val="22"/>
          <w:szCs w:val="21"/>
        </w:rPr>
        <w:t>合同</w:t>
      </w:r>
      <w:r w:rsidR="006A324F" w:rsidRPr="00166BCC">
        <w:rPr>
          <w:rFonts w:ascii="Arial" w:eastAsia="SimSun" w:hAnsi="Arial" w:cs="Arial"/>
          <w:spacing w:val="-6"/>
          <w:w w:val="90"/>
          <w:sz w:val="22"/>
          <w:szCs w:val="21"/>
        </w:rPr>
        <w:t>的义务，则该方无需对另一方负责或承担责任，然而此项免责只在受影响一方书面通知另一方导致无法履行义务的事件和事由时才适用。在适用本款时，受不可抗力影响的一方应作出符合善意商业判断的合理努力以消除、补救及克服任何该等事由并恢复履行义务。如果受到影响的一</w:t>
      </w:r>
      <w:r w:rsidR="006A324F" w:rsidRPr="00166BCC">
        <w:rPr>
          <w:rFonts w:ascii="Arial" w:eastAsia="SimSun" w:hAnsi="Arial" w:cs="Arial"/>
          <w:spacing w:val="-6"/>
          <w:w w:val="90"/>
          <w:sz w:val="22"/>
          <w:szCs w:val="21"/>
        </w:rPr>
        <w:lastRenderedPageBreak/>
        <w:t>方在通知另一方不可抗力事件后的</w:t>
      </w:r>
      <w:r w:rsidR="008955B5">
        <w:rPr>
          <w:rFonts w:ascii="Arial" w:eastAsia="SimSun" w:hAnsi="Arial" w:cs="Arial"/>
          <w:b/>
          <w:spacing w:val="-6"/>
          <w:w w:val="90"/>
          <w:sz w:val="22"/>
          <w:szCs w:val="21"/>
        </w:rPr>
        <w:t>60</w:t>
      </w:r>
      <w:r w:rsidR="006A324F" w:rsidRPr="00166BCC">
        <w:rPr>
          <w:rFonts w:ascii="Arial" w:eastAsia="SimSun" w:hAnsi="Arial" w:cs="Arial"/>
          <w:spacing w:val="-6"/>
          <w:w w:val="90"/>
          <w:sz w:val="22"/>
          <w:szCs w:val="21"/>
        </w:rPr>
        <w:t>天内仍未完全恢复履行本合同，则未受影响的另外一方可以终止本合同且立即生效。</w:t>
      </w:r>
    </w:p>
    <w:p w14:paraId="589251B8" w14:textId="26D13800" w:rsidR="00461478" w:rsidRPr="00166BCC" w:rsidRDefault="00461478" w:rsidP="001D3A91">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w w:val="90"/>
          <w:sz w:val="22"/>
          <w:szCs w:val="21"/>
        </w:rPr>
        <w:tab/>
      </w:r>
      <w:r w:rsidR="006A324F" w:rsidRPr="00166BCC">
        <w:rPr>
          <w:rFonts w:ascii="Arial" w:eastAsia="SimSun" w:hAnsi="Arial" w:cs="Arial"/>
          <w:w w:val="90"/>
          <w:sz w:val="22"/>
          <w:szCs w:val="21"/>
        </w:rPr>
        <w:t>Neither Party shall be responsible or liable to the other hereunder for any failure or delay in the performance of its obligations under this Contract due to any contingency beyond such Party’s reasonable control, such as war, fire, accident or other casualty, or act of God; provided, however, that such excuse from performance shall only be available if and when the occurrence and the causes for the impossibility to perform have been notified in writing to the other Party. In the event of the applicability of this provision, the Party affected by such force majeure shall use reasonable efforts, consistent with good business judgment, to eliminate, cure and to overcome any of such causes and resume performance of its obligations. In the event the Party affected by force majeure is unable to return to full performance of this Contract wi</w:t>
      </w:r>
      <w:r w:rsidR="000E16C1" w:rsidRPr="00166BCC">
        <w:rPr>
          <w:rFonts w:ascii="Arial" w:eastAsia="SimSun" w:hAnsi="Arial" w:cs="Arial"/>
          <w:w w:val="90"/>
          <w:sz w:val="22"/>
          <w:szCs w:val="21"/>
        </w:rPr>
        <w:t xml:space="preserve">thin </w:t>
      </w:r>
      <w:r w:rsidR="008955B5">
        <w:rPr>
          <w:rFonts w:ascii="Arial" w:eastAsia="SimSun" w:hAnsi="Arial" w:cs="Arial"/>
          <w:b/>
          <w:w w:val="90"/>
          <w:sz w:val="22"/>
          <w:szCs w:val="21"/>
        </w:rPr>
        <w:t>60</w:t>
      </w:r>
      <w:r w:rsidR="006A324F" w:rsidRPr="00166BCC">
        <w:rPr>
          <w:rFonts w:ascii="Arial" w:eastAsia="SimSun" w:hAnsi="Arial" w:cs="Arial"/>
          <w:w w:val="90"/>
          <w:sz w:val="22"/>
          <w:szCs w:val="21"/>
        </w:rPr>
        <w:t xml:space="preserve"> days from force majeure being notified to the other Party, the Party not affected by force majeure may forthwith terminate the Contract with immediate effect.</w:t>
      </w:r>
    </w:p>
    <w:p w14:paraId="589251B9" w14:textId="77777777" w:rsidR="00461478" w:rsidRPr="00166BCC" w:rsidRDefault="00461478" w:rsidP="00461478">
      <w:pPr>
        <w:tabs>
          <w:tab w:val="left" w:pos="5082"/>
        </w:tabs>
        <w:spacing w:line="240" w:lineRule="atLeast"/>
        <w:ind w:left="851" w:hanging="851"/>
        <w:rPr>
          <w:rFonts w:ascii="Arial" w:eastAsia="SimSun" w:hAnsi="Arial" w:cs="Arial"/>
          <w:w w:val="90"/>
          <w:sz w:val="22"/>
          <w:szCs w:val="21"/>
        </w:rPr>
      </w:pPr>
    </w:p>
    <w:p w14:paraId="589251BA" w14:textId="77777777" w:rsidR="005E697B" w:rsidRPr="00166BCC" w:rsidRDefault="005E697B" w:rsidP="00D17CFF">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期限</w:t>
      </w:r>
    </w:p>
    <w:p w14:paraId="589251BB" w14:textId="77777777" w:rsidR="005E697B" w:rsidRPr="00166BCC" w:rsidRDefault="005E697B">
      <w:pPr>
        <w:pStyle w:val="1"/>
        <w:spacing w:after="100" w:afterAutospacing="1" w:line="240" w:lineRule="atLeast"/>
        <w:jc w:val="left"/>
        <w:rPr>
          <w:rFonts w:cs="Arial"/>
          <w:w w:val="90"/>
          <w:sz w:val="22"/>
          <w:szCs w:val="21"/>
        </w:rPr>
      </w:pPr>
      <w:r w:rsidRPr="00166BCC">
        <w:rPr>
          <w:rFonts w:cs="Arial"/>
          <w:w w:val="90"/>
          <w:sz w:val="22"/>
          <w:szCs w:val="21"/>
        </w:rPr>
        <w:t>Article 1</w:t>
      </w:r>
      <w:r w:rsidR="00B8422F" w:rsidRPr="00166BCC">
        <w:rPr>
          <w:rFonts w:cs="Arial"/>
          <w:w w:val="90"/>
          <w:sz w:val="22"/>
          <w:szCs w:val="21"/>
        </w:rPr>
        <w:t>2</w:t>
      </w:r>
      <w:r w:rsidRPr="00166BCC">
        <w:rPr>
          <w:rFonts w:cs="Arial"/>
          <w:w w:val="90"/>
          <w:sz w:val="22"/>
          <w:szCs w:val="21"/>
        </w:rPr>
        <w:t xml:space="preserve"> TERM OF CONTRACT</w:t>
      </w:r>
    </w:p>
    <w:p w14:paraId="589251BC" w14:textId="77777777" w:rsidR="005E697B" w:rsidRPr="00166BCC" w:rsidRDefault="005E697B">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2</w:t>
      </w:r>
      <w:r w:rsidRPr="00166BCC">
        <w:rPr>
          <w:rFonts w:ascii="Arial" w:eastAsia="SimSun" w:hAnsi="Arial" w:cs="Arial"/>
          <w:spacing w:val="-6"/>
          <w:w w:val="90"/>
          <w:sz w:val="22"/>
          <w:szCs w:val="21"/>
        </w:rPr>
        <w:t>.1</w:t>
      </w:r>
      <w:r w:rsidRPr="00166BCC">
        <w:rPr>
          <w:rFonts w:ascii="Arial" w:eastAsia="SimSun" w:hAnsi="Arial" w:cs="Arial"/>
          <w:spacing w:val="-6"/>
          <w:w w:val="90"/>
          <w:sz w:val="22"/>
          <w:szCs w:val="21"/>
        </w:rPr>
        <w:tab/>
      </w:r>
      <w:r w:rsidRPr="00FF5C06">
        <w:rPr>
          <w:rFonts w:ascii="Arial" w:eastAsia="SimSun" w:hAnsi="Arial" w:cs="Arial"/>
          <w:w w:val="90"/>
          <w:sz w:val="22"/>
          <w:szCs w:val="21"/>
        </w:rPr>
        <w:t>本合同于</w:t>
      </w:r>
      <w:r w:rsidRPr="00FF5C06">
        <w:rPr>
          <w:rFonts w:ascii="Arial" w:eastAsia="SimSun" w:hAnsi="Arial" w:cs="Arial"/>
          <w:b/>
          <w:w w:val="90"/>
          <w:sz w:val="22"/>
          <w:szCs w:val="21"/>
        </w:rPr>
        <w:t>[</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年</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月</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日</w:t>
      </w:r>
      <w:r w:rsidRPr="00FF5C06">
        <w:rPr>
          <w:rFonts w:ascii="Arial" w:eastAsia="SimSun" w:hAnsi="Arial" w:cs="Arial"/>
          <w:b/>
          <w:w w:val="90"/>
          <w:sz w:val="22"/>
          <w:szCs w:val="21"/>
        </w:rPr>
        <w:t>]</w:t>
      </w:r>
      <w:r w:rsidRPr="00FF5C06">
        <w:rPr>
          <w:rFonts w:ascii="Arial" w:eastAsia="SimSun" w:hAnsi="Arial" w:cs="Arial"/>
          <w:b/>
          <w:w w:val="90"/>
          <w:sz w:val="22"/>
          <w:szCs w:val="21"/>
        </w:rPr>
        <w:t>至</w:t>
      </w:r>
      <w:r w:rsidRPr="00FF5C06">
        <w:rPr>
          <w:rFonts w:ascii="Arial" w:eastAsia="SimSun" w:hAnsi="Arial" w:cs="Arial"/>
          <w:b/>
          <w:w w:val="90"/>
          <w:sz w:val="22"/>
          <w:szCs w:val="21"/>
        </w:rPr>
        <w:t>[</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年</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月</w:t>
      </w:r>
      <w:r w:rsidR="006942B2" w:rsidRPr="00FF5C06">
        <w:rPr>
          <w:rFonts w:ascii="Arial" w:eastAsia="SimSun" w:hAnsi="Arial" w:cs="Arial" w:hint="eastAsia"/>
          <w:b/>
          <w:w w:val="90"/>
          <w:sz w:val="22"/>
          <w:szCs w:val="21"/>
        </w:rPr>
        <w:t xml:space="preserve">   </w:t>
      </w:r>
      <w:r w:rsidRPr="00FF5C06">
        <w:rPr>
          <w:rFonts w:ascii="Arial" w:eastAsia="SimSun" w:hAnsi="Arial" w:cs="Arial"/>
          <w:b/>
          <w:w w:val="90"/>
          <w:sz w:val="22"/>
          <w:szCs w:val="21"/>
        </w:rPr>
        <w:t>日</w:t>
      </w:r>
      <w:r w:rsidRPr="00FF5C06">
        <w:rPr>
          <w:rFonts w:ascii="Arial" w:eastAsia="SimSun" w:hAnsi="Arial" w:cs="Arial"/>
          <w:b/>
          <w:w w:val="90"/>
          <w:sz w:val="22"/>
          <w:szCs w:val="21"/>
        </w:rPr>
        <w:t>]</w:t>
      </w:r>
      <w:r w:rsidR="006942B2" w:rsidRPr="00FF5C06">
        <w:rPr>
          <w:rFonts w:ascii="Arial" w:eastAsia="SimSun" w:hAnsi="Arial" w:cs="Arial"/>
          <w:w w:val="90"/>
          <w:sz w:val="22"/>
          <w:szCs w:val="21"/>
        </w:rPr>
        <w:t>期间有效</w:t>
      </w:r>
      <w:r w:rsidR="006942B2" w:rsidRPr="00166BCC">
        <w:rPr>
          <w:rFonts w:ascii="Arial" w:eastAsia="SimSun" w:hAnsi="Arial" w:cs="Arial"/>
          <w:w w:val="90"/>
          <w:sz w:val="22"/>
          <w:szCs w:val="21"/>
        </w:rPr>
        <w:t>，</w:t>
      </w:r>
      <w:r w:rsidR="006942B2" w:rsidRPr="00166BCC">
        <w:rPr>
          <w:rFonts w:ascii="Arial" w:eastAsia="SimSun" w:hAnsi="Arial" w:cs="Arial" w:hint="eastAsia"/>
          <w:w w:val="90"/>
          <w:sz w:val="22"/>
          <w:szCs w:val="21"/>
        </w:rPr>
        <w:t>除非双方</w:t>
      </w:r>
      <w:r w:rsidRPr="00166BCC">
        <w:rPr>
          <w:rFonts w:ascii="Arial" w:eastAsia="SimSun" w:hAnsi="Arial" w:cs="Arial"/>
          <w:w w:val="90"/>
          <w:sz w:val="22"/>
          <w:szCs w:val="21"/>
        </w:rPr>
        <w:t>在</w:t>
      </w:r>
      <w:r w:rsidR="006942B2" w:rsidRPr="00166BCC">
        <w:rPr>
          <w:rFonts w:ascii="Arial" w:eastAsia="SimSun" w:hAnsi="Arial" w:cs="Arial" w:hint="eastAsia"/>
          <w:w w:val="90"/>
          <w:sz w:val="22"/>
          <w:szCs w:val="21"/>
        </w:rPr>
        <w:t>上述合同</w:t>
      </w:r>
      <w:r w:rsidRPr="00166BCC">
        <w:rPr>
          <w:rFonts w:ascii="Arial" w:eastAsia="SimSun" w:hAnsi="Arial" w:cs="Arial"/>
          <w:w w:val="90"/>
          <w:sz w:val="22"/>
          <w:szCs w:val="21"/>
        </w:rPr>
        <w:t>期满前三十</w:t>
      </w:r>
      <w:r w:rsidRPr="00166BCC">
        <w:rPr>
          <w:rFonts w:ascii="Arial" w:eastAsia="SimSun" w:hAnsi="Arial" w:cs="Arial"/>
          <w:w w:val="90"/>
          <w:sz w:val="22"/>
          <w:szCs w:val="21"/>
        </w:rPr>
        <w:t>(30)</w:t>
      </w:r>
      <w:r w:rsidR="006942B2" w:rsidRPr="00166BCC">
        <w:rPr>
          <w:rFonts w:ascii="Arial" w:eastAsia="SimSun" w:hAnsi="Arial" w:cs="Arial"/>
          <w:w w:val="90"/>
          <w:sz w:val="22"/>
          <w:szCs w:val="21"/>
        </w:rPr>
        <w:t>日书面</w:t>
      </w:r>
      <w:r w:rsidR="006942B2" w:rsidRPr="00166BCC">
        <w:rPr>
          <w:rFonts w:ascii="Arial" w:eastAsia="SimSun" w:hAnsi="Arial" w:cs="Arial" w:hint="eastAsia"/>
          <w:w w:val="90"/>
          <w:sz w:val="22"/>
          <w:szCs w:val="21"/>
        </w:rPr>
        <w:t>确认有意</w:t>
      </w:r>
      <w:r w:rsidR="006942B2" w:rsidRPr="00166BCC">
        <w:rPr>
          <w:rFonts w:ascii="Arial" w:eastAsia="SimSun" w:hAnsi="Arial" w:cs="Arial"/>
          <w:w w:val="90"/>
          <w:sz w:val="22"/>
          <w:szCs w:val="21"/>
        </w:rPr>
        <w:t>续展本合同一（</w:t>
      </w:r>
      <w:r w:rsidR="006942B2" w:rsidRPr="00166BCC">
        <w:rPr>
          <w:rFonts w:ascii="Arial" w:eastAsia="SimSun" w:hAnsi="Arial" w:cs="Arial"/>
          <w:w w:val="90"/>
          <w:sz w:val="22"/>
          <w:szCs w:val="21"/>
        </w:rPr>
        <w:t>1</w:t>
      </w:r>
      <w:r w:rsidR="006942B2" w:rsidRPr="00166BCC">
        <w:rPr>
          <w:rFonts w:ascii="Arial" w:eastAsia="SimSun" w:hAnsi="Arial" w:cs="Arial"/>
          <w:w w:val="90"/>
          <w:sz w:val="22"/>
          <w:szCs w:val="21"/>
        </w:rPr>
        <w:t>）年</w:t>
      </w:r>
      <w:r w:rsidR="006942B2" w:rsidRPr="00166BCC">
        <w:rPr>
          <w:rFonts w:ascii="Arial" w:eastAsia="SimSun" w:hAnsi="Arial" w:cs="Arial" w:hint="eastAsia"/>
          <w:w w:val="90"/>
          <w:sz w:val="22"/>
          <w:szCs w:val="21"/>
        </w:rPr>
        <w:t>（且本合同只能续展一</w:t>
      </w:r>
      <w:r w:rsidR="006942B2" w:rsidRPr="00166BCC">
        <w:rPr>
          <w:rFonts w:ascii="Arial" w:eastAsia="SimSun" w:hAnsi="Arial" w:cs="Arial"/>
          <w:w w:val="90"/>
          <w:sz w:val="22"/>
          <w:szCs w:val="21"/>
        </w:rPr>
        <w:t>（</w:t>
      </w:r>
      <w:r w:rsidR="006942B2" w:rsidRPr="00166BCC">
        <w:rPr>
          <w:rFonts w:ascii="Arial" w:eastAsia="SimSun" w:hAnsi="Arial" w:cs="Arial"/>
          <w:w w:val="90"/>
          <w:sz w:val="22"/>
          <w:szCs w:val="21"/>
        </w:rPr>
        <w:t>1</w:t>
      </w:r>
      <w:r w:rsidR="006942B2" w:rsidRPr="00166BCC">
        <w:rPr>
          <w:rFonts w:ascii="Arial" w:eastAsia="SimSun" w:hAnsi="Arial" w:cs="Arial"/>
          <w:w w:val="90"/>
          <w:sz w:val="22"/>
          <w:szCs w:val="21"/>
        </w:rPr>
        <w:t>）</w:t>
      </w:r>
      <w:r w:rsidR="006942B2" w:rsidRPr="00166BCC">
        <w:rPr>
          <w:rFonts w:ascii="Arial" w:eastAsia="SimSun" w:hAnsi="Arial" w:cs="Arial" w:hint="eastAsia"/>
          <w:w w:val="90"/>
          <w:sz w:val="22"/>
          <w:szCs w:val="21"/>
        </w:rPr>
        <w:t>次）</w:t>
      </w:r>
      <w:r w:rsidR="006942B2" w:rsidRPr="00166BCC">
        <w:rPr>
          <w:rFonts w:ascii="Arial" w:eastAsia="SimSun" w:hAnsi="Arial" w:cs="Arial"/>
          <w:w w:val="90"/>
          <w:sz w:val="22"/>
          <w:szCs w:val="21"/>
        </w:rPr>
        <w:t>，</w:t>
      </w:r>
      <w:r w:rsidR="006942B2" w:rsidRPr="00166BCC">
        <w:rPr>
          <w:rFonts w:ascii="Arial" w:eastAsia="SimSun" w:hAnsi="Arial" w:cs="Arial" w:hint="eastAsia"/>
          <w:w w:val="90"/>
          <w:sz w:val="22"/>
          <w:szCs w:val="21"/>
        </w:rPr>
        <w:t>则本合同在上述有效期间到期后终止</w:t>
      </w:r>
      <w:r w:rsidRPr="00166BCC">
        <w:rPr>
          <w:rFonts w:ascii="Arial" w:eastAsia="SimSun" w:hAnsi="Arial" w:cs="Arial"/>
          <w:w w:val="90"/>
          <w:sz w:val="22"/>
          <w:szCs w:val="21"/>
        </w:rPr>
        <w:t>。</w:t>
      </w:r>
    </w:p>
    <w:p w14:paraId="589251BD" w14:textId="77777777" w:rsidR="006942B2" w:rsidRPr="00166BCC" w:rsidRDefault="005E697B">
      <w:pPr>
        <w:tabs>
          <w:tab w:val="left" w:pos="5082"/>
        </w:tabs>
        <w:spacing w:line="240" w:lineRule="atLeast"/>
        <w:ind w:left="851" w:hanging="851"/>
        <w:rPr>
          <w:rFonts w:ascii="Arial" w:eastAsia="SimSun" w:hAnsi="Arial" w:cs="Arial"/>
          <w:w w:val="90"/>
          <w:sz w:val="22"/>
          <w:szCs w:val="21"/>
        </w:rPr>
      </w:pPr>
      <w:r w:rsidRPr="00166BCC">
        <w:rPr>
          <w:rFonts w:ascii="Arial" w:eastAsia="SimSun" w:hAnsi="Arial" w:cs="Arial"/>
          <w:w w:val="90"/>
          <w:sz w:val="22"/>
          <w:szCs w:val="21"/>
        </w:rPr>
        <w:t xml:space="preserve">        </w:t>
      </w:r>
      <w:r w:rsidRPr="00166BCC">
        <w:rPr>
          <w:rFonts w:ascii="Arial" w:eastAsia="SimSun" w:hAnsi="Arial" w:cs="Arial"/>
          <w:w w:val="90"/>
          <w:sz w:val="22"/>
          <w:szCs w:val="21"/>
        </w:rPr>
        <w:tab/>
        <w:t>This Contract shall be effective during the period from [mm/dd/</w:t>
      </w:r>
      <w:proofErr w:type="spellStart"/>
      <w:r w:rsidRPr="00166BCC">
        <w:rPr>
          <w:rFonts w:ascii="Arial" w:eastAsia="SimSun" w:hAnsi="Arial" w:cs="Arial"/>
          <w:w w:val="90"/>
          <w:sz w:val="22"/>
          <w:szCs w:val="21"/>
        </w:rPr>
        <w:t>yy</w:t>
      </w:r>
      <w:proofErr w:type="spellEnd"/>
      <w:r w:rsidRPr="00166BCC">
        <w:rPr>
          <w:rFonts w:ascii="Arial" w:eastAsia="SimSun" w:hAnsi="Arial" w:cs="Arial"/>
          <w:w w:val="90"/>
          <w:sz w:val="22"/>
          <w:szCs w:val="21"/>
        </w:rPr>
        <w:t>] to [mm/dd/</w:t>
      </w:r>
      <w:proofErr w:type="spellStart"/>
      <w:r w:rsidRPr="00166BCC">
        <w:rPr>
          <w:rFonts w:ascii="Arial" w:eastAsia="SimSun" w:hAnsi="Arial" w:cs="Arial"/>
          <w:w w:val="90"/>
          <w:sz w:val="22"/>
          <w:szCs w:val="21"/>
        </w:rPr>
        <w:t>yy</w:t>
      </w:r>
      <w:proofErr w:type="spellEnd"/>
      <w:r w:rsidRPr="00166BCC">
        <w:rPr>
          <w:rFonts w:ascii="Arial" w:eastAsia="SimSun" w:hAnsi="Arial" w:cs="Arial"/>
          <w:w w:val="90"/>
          <w:sz w:val="22"/>
          <w:szCs w:val="21"/>
        </w:rPr>
        <w:t xml:space="preserve">]. </w:t>
      </w:r>
      <w:r w:rsidR="006942B2" w:rsidRPr="00166BCC">
        <w:rPr>
          <w:rFonts w:ascii="Arial" w:eastAsia="SimSun" w:hAnsi="Arial" w:cs="Arial" w:hint="eastAsia"/>
          <w:w w:val="90"/>
          <w:sz w:val="22"/>
          <w:szCs w:val="21"/>
        </w:rPr>
        <w:t xml:space="preserve">Unless </w:t>
      </w:r>
      <w:r w:rsidR="006942B2" w:rsidRPr="00166BCC">
        <w:rPr>
          <w:rFonts w:ascii="Arial" w:eastAsia="SimSun" w:hAnsi="Arial" w:cs="Arial"/>
          <w:w w:val="90"/>
          <w:sz w:val="22"/>
          <w:szCs w:val="21"/>
        </w:rPr>
        <w:t xml:space="preserve">the </w:t>
      </w:r>
      <w:r w:rsidRPr="00166BCC">
        <w:rPr>
          <w:rFonts w:ascii="Arial" w:eastAsia="SimSun" w:hAnsi="Arial" w:cs="Arial"/>
          <w:w w:val="90"/>
          <w:sz w:val="22"/>
          <w:szCs w:val="21"/>
        </w:rPr>
        <w:t>Part</w:t>
      </w:r>
      <w:r w:rsidR="005D0D20" w:rsidRPr="00166BCC">
        <w:rPr>
          <w:rFonts w:ascii="Arial" w:eastAsia="SimSun" w:hAnsi="Arial" w:cs="Arial"/>
          <w:w w:val="90"/>
          <w:sz w:val="22"/>
          <w:szCs w:val="21"/>
        </w:rPr>
        <w:t>ies</w:t>
      </w:r>
      <w:r w:rsidR="006942B2" w:rsidRPr="00166BCC">
        <w:rPr>
          <w:rFonts w:ascii="Arial" w:eastAsia="SimSun" w:hAnsi="Arial" w:cs="Arial"/>
          <w:w w:val="90"/>
          <w:sz w:val="22"/>
          <w:szCs w:val="21"/>
        </w:rPr>
        <w:t xml:space="preserve"> agree to and confirm by written notice thirty (30) days prior to the expiration date to extend the Contract for another period of one (1) year (and the Contract can only be extended for one time), the Contract shall end at the end of aforementioned expiration date.</w:t>
      </w:r>
    </w:p>
    <w:p w14:paraId="589251BE" w14:textId="77777777" w:rsidR="005E697B" w:rsidRPr="00166BCC" w:rsidRDefault="005E697B">
      <w:pPr>
        <w:tabs>
          <w:tab w:val="left" w:pos="5082"/>
        </w:tabs>
        <w:spacing w:line="240" w:lineRule="atLeast"/>
        <w:rPr>
          <w:rFonts w:ascii="Arial" w:eastAsia="SimSun" w:hAnsi="Arial" w:cs="Arial"/>
          <w:w w:val="90"/>
          <w:sz w:val="22"/>
          <w:szCs w:val="21"/>
        </w:rPr>
      </w:pPr>
    </w:p>
    <w:p w14:paraId="589251BF" w14:textId="77777777" w:rsidR="00D17CFF" w:rsidRPr="00166BCC" w:rsidRDefault="00D17CFF" w:rsidP="00D17CFF">
      <w:pPr>
        <w:numPr>
          <w:ilvl w:val="0"/>
          <w:numId w:val="2"/>
        </w:numPr>
        <w:tabs>
          <w:tab w:val="left" w:pos="5082"/>
        </w:tabs>
        <w:spacing w:after="100" w:afterAutospacing="1" w:line="240" w:lineRule="atLeast"/>
        <w:rPr>
          <w:rFonts w:ascii="Arial" w:eastAsia="SimSun" w:hAnsi="Arial" w:cs="Arial"/>
          <w:b/>
          <w:spacing w:val="-6"/>
          <w:w w:val="90"/>
          <w:sz w:val="22"/>
          <w:szCs w:val="21"/>
        </w:rPr>
      </w:pPr>
      <w:r w:rsidRPr="00166BCC">
        <w:rPr>
          <w:rFonts w:ascii="Arial" w:eastAsia="SimSun" w:hAnsi="Arial" w:cs="Arial"/>
          <w:b/>
          <w:spacing w:val="-6"/>
          <w:w w:val="90"/>
          <w:sz w:val="22"/>
          <w:szCs w:val="21"/>
        </w:rPr>
        <w:t>其他</w:t>
      </w:r>
    </w:p>
    <w:p w14:paraId="589251C0" w14:textId="77777777" w:rsidR="00D17CFF" w:rsidRPr="00166BCC" w:rsidRDefault="00D17CFF" w:rsidP="00D17CFF">
      <w:pPr>
        <w:pStyle w:val="1"/>
        <w:tabs>
          <w:tab w:val="left" w:pos="5082"/>
        </w:tabs>
        <w:spacing w:after="100" w:afterAutospacing="1" w:line="240" w:lineRule="atLeast"/>
        <w:jc w:val="left"/>
        <w:rPr>
          <w:rFonts w:cs="Arial"/>
          <w:w w:val="90"/>
          <w:sz w:val="22"/>
          <w:szCs w:val="21"/>
        </w:rPr>
      </w:pPr>
      <w:r w:rsidRPr="00166BCC">
        <w:rPr>
          <w:rFonts w:cs="Arial"/>
          <w:w w:val="90"/>
          <w:sz w:val="22"/>
          <w:szCs w:val="21"/>
        </w:rPr>
        <w:t>Article 1</w:t>
      </w:r>
      <w:r w:rsidR="00B8422F" w:rsidRPr="00166BCC">
        <w:rPr>
          <w:rFonts w:cs="Arial"/>
          <w:w w:val="90"/>
          <w:sz w:val="22"/>
          <w:szCs w:val="21"/>
        </w:rPr>
        <w:t>3</w:t>
      </w:r>
      <w:r w:rsidRPr="00166BCC">
        <w:rPr>
          <w:rFonts w:cs="Arial"/>
          <w:w w:val="90"/>
          <w:sz w:val="22"/>
          <w:szCs w:val="21"/>
        </w:rPr>
        <w:t xml:space="preserve"> MISCELLANEOUS</w:t>
      </w:r>
    </w:p>
    <w:p w14:paraId="589251C1"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.1</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以及因本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而产生的所有</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应受中华人民共和国法律（不包括香港、澳门、台湾法律）管辖。</w:t>
      </w:r>
    </w:p>
    <w:p w14:paraId="589251C2"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and all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s deriving there from shall be subject to the laws of the People’s Republic of China (excluding laws of Hong Kong, Macau and Taiwan). </w:t>
      </w:r>
    </w:p>
    <w:p w14:paraId="589251C3"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C4"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.2</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因本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产生的或与本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有关的任何争议、矛盾、请求应由双方通过友好协商解决。如果无法达成友好解决方案的，双方应在此不可撤销地同意将争议提交中国国际经济贸易仲裁委员会（</w:t>
      </w:r>
      <w:r w:rsidRPr="00166BCC">
        <w:rPr>
          <w:rFonts w:ascii="Arial" w:eastAsia="SimSun" w:hAnsi="Arial" w:cs="Arial"/>
          <w:spacing w:val="-6"/>
          <w:w w:val="90"/>
          <w:sz w:val="22"/>
          <w:szCs w:val="21"/>
        </w:rPr>
        <w:t>“CIETAC”</w:t>
      </w:r>
      <w:r w:rsidRPr="00166BCC">
        <w:rPr>
          <w:rFonts w:ascii="Arial" w:eastAsia="SimSun" w:hAnsi="Arial" w:cs="Arial"/>
          <w:spacing w:val="-6"/>
          <w:w w:val="90"/>
          <w:sz w:val="22"/>
          <w:szCs w:val="21"/>
        </w:rPr>
        <w:t>）专属管辖。仲裁将在上海按照</w:t>
      </w:r>
      <w:r w:rsidRPr="00166BCC">
        <w:rPr>
          <w:rFonts w:ascii="Arial" w:eastAsia="SimSun" w:hAnsi="Arial" w:cs="Arial"/>
          <w:spacing w:val="-6"/>
          <w:w w:val="90"/>
          <w:sz w:val="22"/>
          <w:szCs w:val="21"/>
        </w:rPr>
        <w:t>CIETAC</w:t>
      </w:r>
      <w:r w:rsidRPr="00166BCC">
        <w:rPr>
          <w:rFonts w:ascii="Arial" w:eastAsia="SimSun" w:hAnsi="Arial" w:cs="Arial"/>
          <w:spacing w:val="-6"/>
          <w:w w:val="90"/>
          <w:sz w:val="22"/>
          <w:szCs w:val="21"/>
        </w:rPr>
        <w:t>的仲裁规则进行。</w:t>
      </w:r>
    </w:p>
    <w:p w14:paraId="589251C5"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DC0FE0"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Any dispute, controversy, or claims arising under, out of or relating to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shall be settled amicably between the Parties. If no amicable settlement can be reached, both Parties hereby irrevocably agree to submit the disputes to exclusive jurisdiction of China International Economic and Trade Arbitration Committee</w:t>
      </w:r>
      <w:r w:rsidR="00B8422F"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(“CIETAC”). The arbitration shall be carried out in Shanghai in accordance with Arbitration Rules of CIETAC.</w:t>
      </w:r>
    </w:p>
    <w:p w14:paraId="589251C6"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C7"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未经</w:t>
      </w:r>
      <w:r w:rsidR="00DC0FE0" w:rsidRPr="00166BCC">
        <w:rPr>
          <w:rFonts w:ascii="Arial" w:eastAsia="SimSun" w:hAnsi="Arial" w:cs="Arial"/>
          <w:spacing w:val="-6"/>
          <w:w w:val="90"/>
          <w:sz w:val="22"/>
          <w:szCs w:val="21"/>
        </w:rPr>
        <w:t>卖方</w:t>
      </w:r>
      <w:r w:rsidRPr="00166BCC">
        <w:rPr>
          <w:rFonts w:ascii="Arial" w:eastAsia="SimSun" w:hAnsi="Arial" w:cs="Arial"/>
          <w:spacing w:val="-6"/>
          <w:w w:val="90"/>
          <w:sz w:val="22"/>
          <w:szCs w:val="21"/>
        </w:rPr>
        <w:t>事先书面同意，本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不得被全部或部分地转让。但是</w:t>
      </w:r>
      <w:r w:rsidR="00DC0FE0" w:rsidRPr="00166BCC">
        <w:rPr>
          <w:rFonts w:ascii="Arial" w:eastAsia="SimSun" w:hAnsi="Arial" w:cs="Arial"/>
          <w:spacing w:val="-6"/>
          <w:w w:val="90"/>
          <w:sz w:val="22"/>
          <w:szCs w:val="21"/>
        </w:rPr>
        <w:t>卖方</w:t>
      </w:r>
      <w:r w:rsidRPr="00166BCC">
        <w:rPr>
          <w:rFonts w:ascii="Arial" w:eastAsia="SimSun" w:hAnsi="Arial" w:cs="Arial"/>
          <w:spacing w:val="-6"/>
          <w:w w:val="90"/>
          <w:sz w:val="22"/>
          <w:szCs w:val="21"/>
        </w:rPr>
        <w:t>始终有权将本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全部或部分地转让给</w:t>
      </w:r>
      <w:r w:rsidR="00DC0FE0" w:rsidRPr="00166BCC">
        <w:rPr>
          <w:rFonts w:ascii="Arial" w:eastAsia="SimSun" w:hAnsi="Arial" w:cs="Arial"/>
          <w:spacing w:val="-6"/>
          <w:w w:val="90"/>
          <w:sz w:val="22"/>
          <w:szCs w:val="21"/>
        </w:rPr>
        <w:t>卖方</w:t>
      </w:r>
      <w:r w:rsidRPr="00166BCC">
        <w:rPr>
          <w:rFonts w:ascii="Arial" w:eastAsia="SimSun" w:hAnsi="Arial" w:cs="Arial"/>
          <w:spacing w:val="-6"/>
          <w:w w:val="90"/>
          <w:sz w:val="22"/>
          <w:szCs w:val="21"/>
        </w:rPr>
        <w:t>在荷兰的最终母公司</w:t>
      </w:r>
      <w:proofErr w:type="spellStart"/>
      <w:r w:rsidR="00300C51" w:rsidRPr="00166BCC">
        <w:rPr>
          <w:rFonts w:ascii="Arial" w:eastAsia="SimSun" w:hAnsi="Arial" w:cs="Arial"/>
          <w:spacing w:val="-6"/>
          <w:w w:val="90"/>
          <w:sz w:val="22"/>
          <w:szCs w:val="21"/>
        </w:rPr>
        <w:t>Koninklijke</w:t>
      </w:r>
      <w:proofErr w:type="spellEnd"/>
      <w:r w:rsidRPr="00166BCC">
        <w:rPr>
          <w:rFonts w:ascii="Arial" w:eastAsia="SimSun" w:hAnsi="Arial" w:cs="Arial"/>
          <w:spacing w:val="-6"/>
          <w:w w:val="90"/>
          <w:sz w:val="22"/>
          <w:szCs w:val="21"/>
        </w:rPr>
        <w:t xml:space="preserve"> DSM N.V.</w:t>
      </w:r>
      <w:r w:rsidRPr="00166BCC">
        <w:rPr>
          <w:rFonts w:ascii="Arial" w:eastAsia="SimSun" w:hAnsi="Arial" w:cs="Arial"/>
          <w:spacing w:val="-6"/>
          <w:w w:val="90"/>
          <w:sz w:val="22"/>
          <w:szCs w:val="21"/>
        </w:rPr>
        <w:t>的任何关联企业。任何时候该等义务的转让方始终对受让方</w:t>
      </w:r>
      <w:r w:rsidRPr="00166BCC">
        <w:rPr>
          <w:rFonts w:ascii="Arial" w:eastAsia="SimSun" w:hAnsi="Arial" w:cs="Arial"/>
          <w:spacing w:val="-6"/>
          <w:w w:val="90"/>
          <w:sz w:val="22"/>
          <w:szCs w:val="21"/>
        </w:rPr>
        <w:lastRenderedPageBreak/>
        <w:t>的行动负责。</w:t>
      </w:r>
    </w:p>
    <w:p w14:paraId="589251C8" w14:textId="77777777" w:rsidR="00B8422F" w:rsidRPr="00166BCC" w:rsidRDefault="00D17CFF" w:rsidP="00B8422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DC0FE0"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may not be assigned, transferred in whole or in part unless with the prior written consent of </w:t>
      </w:r>
      <w:r w:rsidR="009314C5" w:rsidRPr="00166BCC">
        <w:rPr>
          <w:rFonts w:ascii="Arial" w:eastAsia="SimSun" w:hAnsi="Arial" w:cs="Arial"/>
          <w:spacing w:val="-6"/>
          <w:w w:val="90"/>
          <w:sz w:val="22"/>
          <w:szCs w:val="21"/>
        </w:rPr>
        <w:t>the Seller</w:t>
      </w: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The Seller</w:t>
      </w:r>
      <w:r w:rsidRPr="00166BCC">
        <w:rPr>
          <w:rFonts w:ascii="Arial" w:eastAsia="SimSun" w:hAnsi="Arial" w:cs="Arial"/>
          <w:spacing w:val="-6"/>
          <w:w w:val="90"/>
          <w:sz w:val="22"/>
          <w:szCs w:val="21"/>
        </w:rPr>
        <w:t xml:space="preserve">, however, shall always be entitled to assign or transfer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in whole or in part to any Affiliate of </w:t>
      </w:r>
      <w:proofErr w:type="spellStart"/>
      <w:r w:rsidRPr="00166BCC">
        <w:rPr>
          <w:rFonts w:ascii="Arial" w:eastAsia="SimSun" w:hAnsi="Arial" w:cs="Arial"/>
          <w:spacing w:val="-6"/>
          <w:w w:val="90"/>
          <w:sz w:val="22"/>
          <w:szCs w:val="21"/>
        </w:rPr>
        <w:t>Koninklijke</w:t>
      </w:r>
      <w:proofErr w:type="spellEnd"/>
      <w:r w:rsidRPr="00166BCC">
        <w:rPr>
          <w:rFonts w:ascii="Arial" w:eastAsia="SimSun" w:hAnsi="Arial" w:cs="Arial"/>
          <w:spacing w:val="-6"/>
          <w:w w:val="90"/>
          <w:sz w:val="22"/>
          <w:szCs w:val="21"/>
        </w:rPr>
        <w:t xml:space="preserve"> DSM N.V., The Netherlands, the ultimate parent company of DSM and the transferor of such obligations at all times remains responsible for its transferee's actions.</w:t>
      </w:r>
      <w:r w:rsidR="00B8422F" w:rsidRPr="00166BCC">
        <w:rPr>
          <w:rFonts w:ascii="Arial" w:eastAsia="SimSun" w:hAnsi="Arial" w:cs="Arial"/>
          <w:spacing w:val="-6"/>
          <w:w w:val="90"/>
          <w:sz w:val="22"/>
          <w:szCs w:val="21"/>
        </w:rPr>
        <w:t xml:space="preserve"> </w:t>
      </w:r>
    </w:p>
    <w:p w14:paraId="589251C9" w14:textId="77777777" w:rsidR="006F0C84" w:rsidRPr="00166BCC" w:rsidRDefault="006F0C84" w:rsidP="00B8422F">
      <w:pPr>
        <w:tabs>
          <w:tab w:val="left" w:pos="5082"/>
        </w:tabs>
        <w:spacing w:line="240" w:lineRule="atLeast"/>
        <w:ind w:left="851" w:hanging="851"/>
        <w:rPr>
          <w:rFonts w:ascii="Arial" w:eastAsia="SimSun" w:hAnsi="Arial" w:cs="Arial"/>
          <w:spacing w:val="-6"/>
          <w:w w:val="90"/>
          <w:sz w:val="22"/>
          <w:szCs w:val="21"/>
        </w:rPr>
      </w:pPr>
    </w:p>
    <w:p w14:paraId="589251CA" w14:textId="77777777" w:rsidR="00B8422F" w:rsidRPr="00166BCC" w:rsidRDefault="00B8422F" w:rsidP="00B8422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13.4</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本合同对双方当事人及其各自经允许的受让方具有约束力并服务于双方的利益。</w:t>
      </w:r>
    </w:p>
    <w:p w14:paraId="589251CB" w14:textId="77777777" w:rsidR="00B8422F" w:rsidRPr="00166BCC" w:rsidRDefault="00B8422F" w:rsidP="00B8422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This Contract shall be binding upon and inure to the benefit of the Parties and their respective permitted assigns and transferees.</w:t>
      </w:r>
    </w:p>
    <w:p w14:paraId="589251CC" w14:textId="77777777" w:rsidR="006F0C84" w:rsidRPr="00166BCC" w:rsidRDefault="006F0C84" w:rsidP="00B8422F">
      <w:pPr>
        <w:tabs>
          <w:tab w:val="left" w:pos="5082"/>
        </w:tabs>
        <w:spacing w:line="240" w:lineRule="atLeast"/>
        <w:ind w:left="851" w:hanging="851"/>
        <w:rPr>
          <w:rFonts w:ascii="Arial" w:eastAsia="SimSun" w:hAnsi="Arial" w:cs="Arial"/>
          <w:spacing w:val="-6"/>
          <w:w w:val="90"/>
          <w:sz w:val="22"/>
          <w:szCs w:val="21"/>
        </w:rPr>
      </w:pPr>
    </w:p>
    <w:p w14:paraId="589251CD"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 xml:space="preserve">.5  </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只能以同等形式要件的文书进行修改。</w:t>
      </w:r>
    </w:p>
    <w:p w14:paraId="589251CE"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may be amended only by an instrument in writing with equal formality.</w:t>
      </w:r>
    </w:p>
    <w:p w14:paraId="589251CF"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D0"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.6</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如果根据任何法律，本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的任何条款或其中一部分在任何方面是无效、非法或不可执行的，受制于第</w:t>
      </w: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.7</w:t>
      </w:r>
      <w:r w:rsidRPr="00166BCC">
        <w:rPr>
          <w:rFonts w:ascii="Arial" w:eastAsia="SimSun" w:hAnsi="Arial" w:cs="Arial"/>
          <w:spacing w:val="-6"/>
          <w:w w:val="90"/>
          <w:sz w:val="22"/>
          <w:szCs w:val="21"/>
        </w:rPr>
        <w:t>款规定的遵守和协商的积极成果，本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其他条款的有效性、合法性和可执行性不因此受到任何影响或损害。</w:t>
      </w:r>
    </w:p>
    <w:p w14:paraId="589251D1" w14:textId="34BE9BB9"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If any provision of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or part thereof is rendered void, illegal or unenforceable in any respect under any law, the validity, legality and enforceability of the remaining provisions shall, subject to the positive outcome of compliance, negotiations as described in Section </w:t>
      </w:r>
      <w:r w:rsidR="00B41D60" w:rsidRPr="00166BCC">
        <w:rPr>
          <w:rFonts w:ascii="Arial" w:eastAsia="SimSun" w:hAnsi="Arial" w:cs="Arial" w:hint="eastAsia"/>
          <w:spacing w:val="-6"/>
          <w:w w:val="90"/>
          <w:sz w:val="22"/>
          <w:szCs w:val="21"/>
        </w:rPr>
        <w:t>13.7</w:t>
      </w:r>
      <w:r w:rsidRPr="00166BCC">
        <w:rPr>
          <w:rFonts w:ascii="Arial" w:eastAsia="SimSun" w:hAnsi="Arial" w:cs="Arial"/>
          <w:spacing w:val="-6"/>
          <w:w w:val="90"/>
          <w:sz w:val="22"/>
          <w:szCs w:val="21"/>
        </w:rPr>
        <w:t>, not in any way be affected or impaired thereby.</w:t>
      </w:r>
    </w:p>
    <w:p w14:paraId="589251D2"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D3"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.7</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如果本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所包含或提到的任何安排违反任何适用法律所作出的任何强制性规定，双方将进行协商以在该法律所允许的最大范围内调整有关安排。</w:t>
      </w:r>
    </w:p>
    <w:p w14:paraId="589251D4"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In the event that any of the arrangements contained or referred to herein should violate any mandatory provisions dictated by any applicable law, then the Parties will enter into negotiations to reform the relevant arrangement to the maximum extent permitted by such law.</w:t>
      </w:r>
    </w:p>
    <w:p w14:paraId="589251D5"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D6"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.8</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因任何原因而终止并不解除任何一方在本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终止之时已经负有的或由于在本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终止前的作为或不作为而在终止之后将可能负有的任何责任。</w:t>
      </w:r>
    </w:p>
    <w:p w14:paraId="589251D7"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Termination of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for any cause shall not release a Party from any liability which at the time of termination has already accrued to the Party or which thereafter may accrue in respect of any act or omission prior to such termination.</w:t>
      </w:r>
    </w:p>
    <w:p w14:paraId="589251D8"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对于根据其内容将在本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终止后仍具有效力的本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所有条款，在本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终止的生效日后仍继续有效。</w:t>
      </w:r>
    </w:p>
    <w:p w14:paraId="589251D9"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All provisions of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which by their terms have effect following the termination of the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shall also survive the effective date of termination hereof.</w:t>
      </w:r>
    </w:p>
    <w:p w14:paraId="589251DA"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DB"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.9</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每一方应自行承担各自与本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有关的费用。</w:t>
      </w:r>
    </w:p>
    <w:p w14:paraId="589251DC"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Each Party shall bear its own costs and expenses incurred by it in connection with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w:t>
      </w:r>
    </w:p>
    <w:p w14:paraId="589251DD"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DE"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 xml:space="preserve">.10 </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取代双方之前就相关主题达成的任何其他</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w:t>
      </w:r>
    </w:p>
    <w:p w14:paraId="589251DF"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supersedes any other preceding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between the Parties on the </w:t>
      </w:r>
      <w:r w:rsidR="00287EA7" w:rsidRPr="00166BCC">
        <w:rPr>
          <w:rFonts w:ascii="Arial" w:eastAsia="SimSun" w:hAnsi="Arial" w:cs="Arial"/>
          <w:spacing w:val="-6"/>
          <w:w w:val="90"/>
          <w:sz w:val="22"/>
          <w:szCs w:val="21"/>
        </w:rPr>
        <w:t xml:space="preserve">same </w:t>
      </w:r>
      <w:r w:rsidRPr="00166BCC">
        <w:rPr>
          <w:rFonts w:ascii="Arial" w:eastAsia="SimSun" w:hAnsi="Arial" w:cs="Arial"/>
          <w:spacing w:val="-6"/>
          <w:w w:val="90"/>
          <w:sz w:val="22"/>
          <w:szCs w:val="21"/>
        </w:rPr>
        <w:t>subject.</w:t>
      </w:r>
    </w:p>
    <w:p w14:paraId="589251E0"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057D7FAA" w14:textId="2A67DC93" w:rsidR="009F1021" w:rsidRPr="004E4096" w:rsidRDefault="00D17CFF" w:rsidP="004E4096">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 xml:space="preserve">.11 </w:t>
      </w:r>
      <w:r w:rsidRPr="00166BCC">
        <w:rPr>
          <w:rFonts w:ascii="Arial" w:eastAsia="SimSun" w:hAnsi="Arial" w:cs="Arial"/>
          <w:spacing w:val="-6"/>
          <w:w w:val="90"/>
          <w:sz w:val="22"/>
          <w:szCs w:val="21"/>
        </w:rPr>
        <w:tab/>
      </w:r>
      <w:r w:rsidR="004527C3" w:rsidRPr="00166BCC">
        <w:rPr>
          <w:rFonts w:ascii="Arial" w:eastAsia="SimSun" w:hAnsi="Arial" w:cs="Arial"/>
          <w:spacing w:val="-6"/>
          <w:w w:val="90"/>
          <w:sz w:val="22"/>
          <w:szCs w:val="21"/>
        </w:rPr>
        <w:t>按照本</w:t>
      </w:r>
      <w:r w:rsidR="001D3A91" w:rsidRPr="00166BCC">
        <w:rPr>
          <w:rFonts w:ascii="Arial" w:eastAsia="SimSun" w:hAnsi="Arial" w:cs="Arial"/>
          <w:spacing w:val="-6"/>
          <w:w w:val="90"/>
          <w:sz w:val="22"/>
          <w:szCs w:val="21"/>
        </w:rPr>
        <w:t>合同</w:t>
      </w:r>
      <w:r w:rsidR="004527C3" w:rsidRPr="00166BCC">
        <w:rPr>
          <w:rFonts w:ascii="Arial" w:eastAsia="SimSun" w:hAnsi="Arial" w:cs="Arial"/>
          <w:spacing w:val="-6"/>
          <w:w w:val="90"/>
          <w:sz w:val="22"/>
          <w:szCs w:val="21"/>
        </w:rPr>
        <w:t>作出并</w:t>
      </w:r>
      <w:r w:rsidR="00C939E2" w:rsidRPr="00166BCC">
        <w:rPr>
          <w:rFonts w:ascii="Arial" w:eastAsia="SimSun" w:hAnsi="Arial" w:cs="Arial"/>
          <w:spacing w:val="-6"/>
          <w:w w:val="90"/>
          <w:sz w:val="22"/>
          <w:szCs w:val="21"/>
        </w:rPr>
        <w:t>经</w:t>
      </w:r>
      <w:r w:rsidR="00D00891" w:rsidRPr="00166BCC">
        <w:rPr>
          <w:rFonts w:ascii="Arial" w:eastAsia="SimSun" w:hAnsi="Arial" w:cs="Arial"/>
          <w:spacing w:val="-6"/>
          <w:w w:val="90"/>
          <w:sz w:val="22"/>
          <w:szCs w:val="21"/>
        </w:rPr>
        <w:t>卖方确认</w:t>
      </w:r>
      <w:r w:rsidRPr="00166BCC">
        <w:rPr>
          <w:rFonts w:ascii="Arial" w:eastAsia="SimSun" w:hAnsi="Arial" w:cs="Arial"/>
          <w:spacing w:val="-6"/>
          <w:w w:val="90"/>
          <w:sz w:val="22"/>
          <w:szCs w:val="21"/>
        </w:rPr>
        <w:t>的任何采购订单均应作为本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不可分割的组成部分，受本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管辖。</w:t>
      </w:r>
      <w:r w:rsidR="009F1021" w:rsidRPr="004E4096">
        <w:rPr>
          <w:rFonts w:ascii="Arial" w:eastAsia="SimSun" w:hAnsi="Arial" w:cs="Arial"/>
          <w:spacing w:val="-6"/>
          <w:w w:val="90"/>
          <w:sz w:val="22"/>
          <w:szCs w:val="21"/>
        </w:rPr>
        <w:t>烟台帝斯曼安德利果胶股份有限公司的一般销售条款和条件适用于我们的所有报价、协议、销售、交付和所有其他交易，并成为其组成部分。任何其他条款和条件的适用性被明确拒绝，并被我们的一般销售条款和条件所取</w:t>
      </w:r>
      <w:r w:rsidR="009F1021" w:rsidRPr="004E4096">
        <w:rPr>
          <w:rFonts w:ascii="Arial" w:eastAsia="SimSun" w:hAnsi="Arial" w:cs="Arial"/>
          <w:spacing w:val="-6"/>
          <w:w w:val="90"/>
          <w:sz w:val="22"/>
          <w:szCs w:val="21"/>
        </w:rPr>
        <w:lastRenderedPageBreak/>
        <w:t>代。我们的一般销售条款和条件的当前版本在</w:t>
      </w:r>
      <w:hyperlink r:id="rId8" w:history="1">
        <w:r w:rsidR="009F1021" w:rsidRPr="004E4096">
          <w:rPr>
            <w:rFonts w:ascii="Arial" w:eastAsia="SimSun" w:hAnsi="Arial" w:cs="Arial"/>
            <w:spacing w:val="-6"/>
            <w:w w:val="90"/>
            <w:sz w:val="22"/>
            <w:szCs w:val="21"/>
          </w:rPr>
          <w:t>www.andrepectin.com</w:t>
        </w:r>
      </w:hyperlink>
      <w:r w:rsidR="009F1021" w:rsidRPr="004E4096">
        <w:rPr>
          <w:rFonts w:ascii="Arial" w:eastAsia="SimSun" w:hAnsi="Arial" w:cs="Arial"/>
          <w:spacing w:val="-6"/>
          <w:w w:val="90"/>
          <w:sz w:val="22"/>
          <w:szCs w:val="21"/>
        </w:rPr>
        <w:t>。</w:t>
      </w:r>
    </w:p>
    <w:p w14:paraId="589251E1" w14:textId="3A97448C" w:rsidR="007958D5" w:rsidRPr="009F1021" w:rsidRDefault="007958D5" w:rsidP="007958D5">
      <w:pPr>
        <w:tabs>
          <w:tab w:val="left" w:pos="5082"/>
        </w:tabs>
        <w:spacing w:line="240" w:lineRule="atLeast"/>
        <w:ind w:left="851" w:hanging="851"/>
        <w:rPr>
          <w:rFonts w:ascii="Arial" w:eastAsia="SimSun" w:hAnsi="Arial" w:cs="Arial"/>
          <w:spacing w:val="-6"/>
          <w:w w:val="90"/>
          <w:sz w:val="22"/>
          <w:szCs w:val="21"/>
        </w:rPr>
      </w:pPr>
    </w:p>
    <w:p w14:paraId="589251E2" w14:textId="35F86CEE" w:rsidR="00D17CFF" w:rsidRPr="004E4096" w:rsidRDefault="007958D5" w:rsidP="004E4096">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ab/>
      </w:r>
      <w:r w:rsidR="00C939E2" w:rsidRPr="00166BCC">
        <w:rPr>
          <w:rFonts w:ascii="Arial" w:eastAsia="SimSun" w:hAnsi="Arial" w:cs="Arial"/>
          <w:spacing w:val="-6"/>
          <w:w w:val="90"/>
          <w:sz w:val="22"/>
          <w:szCs w:val="21"/>
        </w:rPr>
        <w:t>T</w:t>
      </w:r>
      <w:r w:rsidR="00D17CFF" w:rsidRPr="00166BCC">
        <w:rPr>
          <w:rFonts w:ascii="Arial" w:eastAsia="SimSun" w:hAnsi="Arial" w:cs="Arial"/>
          <w:spacing w:val="-6"/>
          <w:w w:val="90"/>
          <w:sz w:val="22"/>
          <w:szCs w:val="21"/>
        </w:rPr>
        <w:t xml:space="preserve">he Purchase Orders </w:t>
      </w:r>
      <w:r w:rsidR="004527C3" w:rsidRPr="00166BCC">
        <w:rPr>
          <w:rFonts w:ascii="Arial" w:eastAsia="SimSun" w:hAnsi="Arial" w:cs="Arial"/>
          <w:spacing w:val="-6"/>
          <w:w w:val="90"/>
          <w:sz w:val="22"/>
          <w:szCs w:val="21"/>
        </w:rPr>
        <w:t>made pursuant to this Contract and accepted</w:t>
      </w:r>
      <w:r w:rsidR="00D17CFF" w:rsidRPr="00166BCC">
        <w:rPr>
          <w:rFonts w:ascii="Arial" w:eastAsia="SimSun" w:hAnsi="Arial" w:cs="Arial"/>
          <w:spacing w:val="-6"/>
          <w:w w:val="90"/>
          <w:sz w:val="22"/>
          <w:szCs w:val="21"/>
        </w:rPr>
        <w:t xml:space="preserve"> by the </w:t>
      </w:r>
      <w:r w:rsidR="00573B96" w:rsidRPr="00166BCC">
        <w:rPr>
          <w:rFonts w:ascii="Arial" w:eastAsia="SimSun" w:hAnsi="Arial" w:cs="Arial"/>
          <w:spacing w:val="-6"/>
          <w:w w:val="90"/>
          <w:sz w:val="22"/>
          <w:szCs w:val="21"/>
        </w:rPr>
        <w:t>Seller</w:t>
      </w:r>
      <w:r w:rsidR="00D17CFF" w:rsidRPr="00166BCC">
        <w:rPr>
          <w:rFonts w:ascii="Arial" w:eastAsia="SimSun" w:hAnsi="Arial" w:cs="Arial"/>
          <w:spacing w:val="-6"/>
          <w:w w:val="90"/>
          <w:sz w:val="22"/>
          <w:szCs w:val="21"/>
        </w:rPr>
        <w:t xml:space="preserve"> shall be integral parts of this </w:t>
      </w:r>
      <w:r w:rsidR="00101775" w:rsidRPr="00166BCC">
        <w:rPr>
          <w:rFonts w:ascii="Arial" w:eastAsia="SimSun" w:hAnsi="Arial" w:cs="Arial"/>
          <w:spacing w:val="-6"/>
          <w:w w:val="90"/>
          <w:sz w:val="22"/>
          <w:szCs w:val="21"/>
        </w:rPr>
        <w:t>Contract</w:t>
      </w:r>
      <w:r w:rsidR="00D17CFF" w:rsidRPr="00166BCC">
        <w:rPr>
          <w:rFonts w:ascii="Arial" w:eastAsia="SimSun" w:hAnsi="Arial" w:cs="Arial"/>
          <w:spacing w:val="-6"/>
          <w:w w:val="90"/>
          <w:sz w:val="22"/>
          <w:szCs w:val="21"/>
        </w:rPr>
        <w:t xml:space="preserve"> and shall be subject to the terms and conditions of this </w:t>
      </w:r>
      <w:r w:rsidR="00101775" w:rsidRPr="00166BCC">
        <w:rPr>
          <w:rFonts w:ascii="Arial" w:eastAsia="SimSun" w:hAnsi="Arial" w:cs="Arial"/>
          <w:spacing w:val="-6"/>
          <w:w w:val="90"/>
          <w:sz w:val="22"/>
          <w:szCs w:val="21"/>
        </w:rPr>
        <w:t>Contract</w:t>
      </w:r>
      <w:r w:rsidR="00D17CFF" w:rsidRPr="00166BCC">
        <w:rPr>
          <w:rFonts w:ascii="Arial" w:eastAsia="SimSun" w:hAnsi="Arial" w:cs="Arial"/>
          <w:spacing w:val="-6"/>
          <w:w w:val="90"/>
          <w:sz w:val="22"/>
          <w:szCs w:val="21"/>
        </w:rPr>
        <w:t>.</w:t>
      </w:r>
      <w:r w:rsidR="00C939E2" w:rsidRPr="00166BCC">
        <w:rPr>
          <w:rFonts w:ascii="Arial" w:eastAsia="SimSun" w:hAnsi="Arial" w:cs="Arial"/>
          <w:spacing w:val="-6"/>
          <w:w w:val="90"/>
          <w:sz w:val="22"/>
          <w:szCs w:val="21"/>
        </w:rPr>
        <w:t xml:space="preserve"> </w:t>
      </w:r>
      <w:r w:rsidR="009F1021" w:rsidRPr="004E4096">
        <w:rPr>
          <w:rFonts w:ascii="Arial" w:eastAsia="SimSun" w:hAnsi="Arial" w:cs="Arial"/>
          <w:spacing w:val="-6"/>
          <w:w w:val="90"/>
          <w:sz w:val="22"/>
          <w:szCs w:val="21"/>
        </w:rPr>
        <w:t>The General Terms and Conditions of Sale of DAP apply to and are part of all our offers, agreements, sales, deliveries, and all other dealings. The applicability of any other terms and conditions is explicitly rejected and superseded by our General Terms and Conditions of Sale. The current version of our General Terms and Conditions of Sale can be found at </w:t>
      </w:r>
      <w:hyperlink r:id="rId9" w:history="1">
        <w:r w:rsidR="009F1021" w:rsidRPr="004E4096">
          <w:rPr>
            <w:rFonts w:ascii="Arial" w:eastAsia="SimSun" w:hAnsi="Arial" w:cs="Arial"/>
            <w:spacing w:val="-6"/>
            <w:w w:val="90"/>
            <w:sz w:val="22"/>
            <w:szCs w:val="21"/>
          </w:rPr>
          <w:t>www.andrepectin.com</w:t>
        </w:r>
      </w:hyperlink>
      <w:r w:rsidR="009F1021" w:rsidRPr="004E4096">
        <w:rPr>
          <w:rFonts w:ascii="Arial" w:eastAsia="SimSun" w:hAnsi="Arial" w:cs="Arial"/>
          <w:spacing w:val="-6"/>
          <w:w w:val="90"/>
          <w:sz w:val="22"/>
          <w:szCs w:val="21"/>
        </w:rPr>
        <w:t>.</w:t>
      </w:r>
    </w:p>
    <w:p w14:paraId="589251E3" w14:textId="77777777" w:rsidR="006F0C84" w:rsidRPr="00166BCC" w:rsidRDefault="006F0C84" w:rsidP="005337E1">
      <w:pPr>
        <w:tabs>
          <w:tab w:val="left" w:pos="5082"/>
        </w:tabs>
        <w:spacing w:line="240" w:lineRule="atLeast"/>
        <w:ind w:left="851" w:hanging="851"/>
        <w:rPr>
          <w:rFonts w:ascii="Arial" w:eastAsia="SimSun" w:hAnsi="Arial" w:cs="Arial"/>
          <w:spacing w:val="-6"/>
          <w:w w:val="90"/>
          <w:sz w:val="22"/>
          <w:szCs w:val="21"/>
        </w:rPr>
      </w:pPr>
    </w:p>
    <w:p w14:paraId="589251E4"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.12</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任何一方未执行本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的任何条款不应被认为是对该条款的弃权，也不应妨碍或影响该方以后执行该条款或其他任何条款。</w:t>
      </w:r>
    </w:p>
    <w:p w14:paraId="589251E5" w14:textId="77777777" w:rsidR="00D17CFF" w:rsidRPr="00166BCC" w:rsidRDefault="00D17CFF" w:rsidP="00D17CFF">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 xml:space="preserve">        </w:t>
      </w:r>
      <w:r w:rsidR="009314C5" w:rsidRPr="00166BCC">
        <w:rPr>
          <w:rFonts w:ascii="Arial" w:eastAsia="SimSun" w:hAnsi="Arial" w:cs="Arial"/>
          <w:spacing w:val="-6"/>
          <w:w w:val="90"/>
          <w:sz w:val="22"/>
          <w:szCs w:val="21"/>
        </w:rPr>
        <w:t xml:space="preserve">  </w:t>
      </w:r>
      <w:r w:rsidRPr="00166BCC">
        <w:rPr>
          <w:rFonts w:ascii="Arial" w:eastAsia="SimSun" w:hAnsi="Arial" w:cs="Arial"/>
          <w:spacing w:val="-6"/>
          <w:w w:val="90"/>
          <w:sz w:val="22"/>
          <w:szCs w:val="21"/>
        </w:rPr>
        <w:t xml:space="preserve">A failure of either Party to enforce any of the provisions of this </w:t>
      </w:r>
      <w:r w:rsidR="00101775" w:rsidRPr="00166BCC">
        <w:rPr>
          <w:rFonts w:ascii="Arial" w:eastAsia="SimSun" w:hAnsi="Arial" w:cs="Arial"/>
          <w:spacing w:val="-6"/>
          <w:w w:val="90"/>
          <w:sz w:val="22"/>
          <w:szCs w:val="21"/>
        </w:rPr>
        <w:t>Contract</w:t>
      </w:r>
      <w:r w:rsidRPr="00166BCC">
        <w:rPr>
          <w:rFonts w:ascii="Arial" w:eastAsia="SimSun" w:hAnsi="Arial" w:cs="Arial"/>
          <w:spacing w:val="-6"/>
          <w:w w:val="90"/>
          <w:sz w:val="22"/>
          <w:szCs w:val="21"/>
        </w:rPr>
        <w:t xml:space="preserve"> shall in no event be considered a waiver of such provision and shall not preclude or prejudice such Party from later enforcing the same or any other provision hereof.</w:t>
      </w:r>
    </w:p>
    <w:p w14:paraId="589251E6"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E7" w14:textId="77777777" w:rsidR="007958D5" w:rsidRPr="00166BCC" w:rsidRDefault="00D17CFF" w:rsidP="007958D5">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 xml:space="preserve">.13 </w:t>
      </w:r>
      <w:r w:rsidRPr="00166BCC">
        <w:rPr>
          <w:rFonts w:ascii="Arial" w:eastAsia="SimSun" w:hAnsi="Arial" w:cs="Arial"/>
          <w:spacing w:val="-6"/>
          <w:w w:val="90"/>
          <w:sz w:val="22"/>
          <w:szCs w:val="21"/>
        </w:rPr>
        <w:tab/>
      </w:r>
      <w:r w:rsidRPr="00166BCC">
        <w:rPr>
          <w:rFonts w:ascii="Arial" w:eastAsia="SimSun" w:hAnsi="Arial" w:cs="Arial"/>
          <w:spacing w:val="-6"/>
          <w:w w:val="90"/>
          <w:sz w:val="22"/>
          <w:szCs w:val="21"/>
        </w:rPr>
        <w:t>每一方应与另一方合作，根据另一方为行使、证明和确认双方的权利以及本</w:t>
      </w:r>
      <w:r w:rsidR="001D3A91" w:rsidRPr="00166BCC">
        <w:rPr>
          <w:rFonts w:ascii="Arial" w:eastAsia="SimSun" w:hAnsi="Arial" w:cs="Arial"/>
          <w:spacing w:val="-6"/>
          <w:w w:val="90"/>
          <w:sz w:val="22"/>
          <w:szCs w:val="21"/>
        </w:rPr>
        <w:t>合同</w:t>
      </w:r>
      <w:r w:rsidRPr="00166BCC">
        <w:rPr>
          <w:rFonts w:ascii="Arial" w:eastAsia="SimSun" w:hAnsi="Arial" w:cs="Arial"/>
          <w:spacing w:val="-6"/>
          <w:w w:val="90"/>
          <w:sz w:val="22"/>
          <w:szCs w:val="21"/>
        </w:rPr>
        <w:t>目的而不时提出的合理要求，签署及向对方交付其他文书、文件，并采取其他行动。</w:t>
      </w:r>
    </w:p>
    <w:p w14:paraId="589251E8" w14:textId="77777777" w:rsidR="00D17CFF" w:rsidRPr="00166BCC" w:rsidRDefault="007958D5" w:rsidP="007958D5">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ab/>
      </w:r>
      <w:r w:rsidR="00D17CFF" w:rsidRPr="00166BCC">
        <w:rPr>
          <w:rFonts w:ascii="Arial" w:eastAsia="SimSun" w:hAnsi="Arial" w:cs="Arial"/>
          <w:spacing w:val="-6"/>
          <w:w w:val="90"/>
          <w:sz w:val="22"/>
          <w:szCs w:val="21"/>
        </w:rPr>
        <w:t xml:space="preserve">Each Party shall cooperate with the other and execute and deliver to the other such </w:t>
      </w:r>
      <w:r w:rsidR="00287EA7" w:rsidRPr="00166BCC">
        <w:rPr>
          <w:rFonts w:ascii="Arial" w:eastAsia="SimSun" w:hAnsi="Arial" w:cs="Arial"/>
          <w:spacing w:val="-6"/>
          <w:w w:val="90"/>
          <w:sz w:val="22"/>
          <w:szCs w:val="21"/>
        </w:rPr>
        <w:t>other instruments</w:t>
      </w:r>
      <w:r w:rsidR="00D17CFF" w:rsidRPr="00166BCC">
        <w:rPr>
          <w:rFonts w:ascii="Arial" w:eastAsia="SimSun" w:hAnsi="Arial" w:cs="Arial"/>
          <w:spacing w:val="-6"/>
          <w:w w:val="90"/>
          <w:sz w:val="22"/>
          <w:szCs w:val="21"/>
        </w:rPr>
        <w:t xml:space="preserve"> and documents and take such other actions as may be reasonably requested from time to time in order to carry out, evidence and confirm their rights and the intended purpose of this </w:t>
      </w:r>
      <w:r w:rsidR="00101775" w:rsidRPr="00166BCC">
        <w:rPr>
          <w:rFonts w:ascii="Arial" w:eastAsia="SimSun" w:hAnsi="Arial" w:cs="Arial"/>
          <w:spacing w:val="-6"/>
          <w:w w:val="90"/>
          <w:sz w:val="22"/>
          <w:szCs w:val="21"/>
        </w:rPr>
        <w:t>Contract</w:t>
      </w:r>
      <w:r w:rsidR="00D17CFF" w:rsidRPr="00166BCC">
        <w:rPr>
          <w:rFonts w:ascii="Arial" w:eastAsia="SimSun" w:hAnsi="Arial" w:cs="Arial"/>
          <w:spacing w:val="-6"/>
          <w:w w:val="90"/>
          <w:sz w:val="22"/>
          <w:szCs w:val="21"/>
        </w:rPr>
        <w:t>.</w:t>
      </w:r>
    </w:p>
    <w:p w14:paraId="589251E9" w14:textId="77777777" w:rsidR="006F0C84" w:rsidRPr="00166BCC" w:rsidRDefault="006F0C84" w:rsidP="00D17CFF">
      <w:pPr>
        <w:tabs>
          <w:tab w:val="left" w:pos="5082"/>
        </w:tabs>
        <w:spacing w:line="240" w:lineRule="atLeast"/>
        <w:ind w:left="851" w:hanging="851"/>
        <w:rPr>
          <w:rFonts w:ascii="Arial" w:eastAsia="SimSun" w:hAnsi="Arial" w:cs="Arial"/>
          <w:spacing w:val="-6"/>
          <w:w w:val="90"/>
          <w:sz w:val="22"/>
          <w:szCs w:val="21"/>
        </w:rPr>
      </w:pPr>
    </w:p>
    <w:p w14:paraId="589251EA" w14:textId="77777777" w:rsidR="007958D5" w:rsidRPr="00166BCC" w:rsidRDefault="00461478" w:rsidP="007958D5">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1</w:t>
      </w:r>
      <w:r w:rsidR="00B8422F" w:rsidRPr="00166BCC">
        <w:rPr>
          <w:rFonts w:ascii="Arial" w:eastAsia="SimSun" w:hAnsi="Arial" w:cs="Arial"/>
          <w:spacing w:val="-6"/>
          <w:w w:val="90"/>
          <w:sz w:val="22"/>
          <w:szCs w:val="21"/>
        </w:rPr>
        <w:t>3</w:t>
      </w:r>
      <w:r w:rsidRPr="00166BCC">
        <w:rPr>
          <w:rFonts w:ascii="Arial" w:eastAsia="SimSun" w:hAnsi="Arial" w:cs="Arial"/>
          <w:spacing w:val="-6"/>
          <w:w w:val="90"/>
          <w:sz w:val="22"/>
          <w:szCs w:val="21"/>
        </w:rPr>
        <w:t>.14</w:t>
      </w:r>
      <w:r w:rsidRPr="00166BCC">
        <w:rPr>
          <w:rFonts w:ascii="Arial" w:eastAsia="SimSun" w:hAnsi="Arial" w:cs="Arial"/>
          <w:spacing w:val="-6"/>
          <w:w w:val="90"/>
          <w:sz w:val="22"/>
          <w:szCs w:val="21"/>
        </w:rPr>
        <w:tab/>
      </w:r>
      <w:r w:rsidR="006A324F" w:rsidRPr="00166BCC">
        <w:rPr>
          <w:rFonts w:ascii="Arial" w:eastAsia="SimSun" w:hAnsi="Arial" w:cs="Arial"/>
          <w:spacing w:val="-6"/>
          <w:w w:val="90"/>
          <w:sz w:val="22"/>
          <w:szCs w:val="21"/>
        </w:rPr>
        <w:t>本合同以中文和英文写就和签署</w:t>
      </w:r>
      <w:r w:rsidR="006A324F" w:rsidRPr="00166BCC">
        <w:rPr>
          <w:rFonts w:ascii="Arial" w:eastAsia="SimSun" w:hAnsi="Arial" w:cs="Arial"/>
          <w:spacing w:val="-6"/>
          <w:w w:val="90"/>
          <w:sz w:val="22"/>
          <w:szCs w:val="21"/>
        </w:rPr>
        <w:t>2</w:t>
      </w:r>
      <w:r w:rsidR="006A324F" w:rsidRPr="00166BCC">
        <w:rPr>
          <w:rFonts w:ascii="Arial" w:eastAsia="SimSun" w:hAnsi="Arial" w:cs="Arial"/>
          <w:spacing w:val="-6"/>
          <w:w w:val="90"/>
          <w:sz w:val="22"/>
          <w:szCs w:val="21"/>
        </w:rPr>
        <w:t>份原件，任一方应持有具两种语言的原件</w:t>
      </w:r>
      <w:r w:rsidR="006A324F" w:rsidRPr="00166BCC">
        <w:rPr>
          <w:rFonts w:ascii="Arial" w:eastAsia="SimSun" w:hAnsi="Arial" w:cs="Arial"/>
          <w:spacing w:val="-6"/>
          <w:w w:val="90"/>
          <w:sz w:val="22"/>
          <w:szCs w:val="21"/>
        </w:rPr>
        <w:t>1</w:t>
      </w:r>
      <w:r w:rsidR="006A324F" w:rsidRPr="00166BCC">
        <w:rPr>
          <w:rFonts w:ascii="Arial" w:eastAsia="SimSun" w:hAnsi="Arial" w:cs="Arial"/>
          <w:spacing w:val="-6"/>
          <w:w w:val="90"/>
          <w:sz w:val="22"/>
          <w:szCs w:val="21"/>
        </w:rPr>
        <w:t>份，并具有同等法律约束力。如中文文本与英文文本之间存在任何差异，应以中文文本为准</w:t>
      </w:r>
      <w:r w:rsidR="009D1FCD" w:rsidRPr="00166BCC">
        <w:rPr>
          <w:rFonts w:ascii="Arial" w:eastAsia="SimSun" w:hAnsi="Arial" w:cs="Arial"/>
          <w:spacing w:val="-6"/>
          <w:w w:val="90"/>
          <w:sz w:val="22"/>
          <w:szCs w:val="21"/>
        </w:rPr>
        <w:t>。</w:t>
      </w:r>
    </w:p>
    <w:p w14:paraId="589251EB" w14:textId="77777777" w:rsidR="00461478" w:rsidRPr="00166BCC" w:rsidRDefault="007958D5" w:rsidP="007958D5">
      <w:pPr>
        <w:tabs>
          <w:tab w:val="left" w:pos="5082"/>
        </w:tabs>
        <w:spacing w:line="240" w:lineRule="atLeast"/>
        <w:ind w:left="851" w:hanging="851"/>
        <w:rPr>
          <w:rFonts w:ascii="Arial" w:eastAsia="SimSun" w:hAnsi="Arial" w:cs="Arial"/>
          <w:spacing w:val="-6"/>
          <w:w w:val="90"/>
          <w:sz w:val="22"/>
          <w:szCs w:val="21"/>
        </w:rPr>
      </w:pPr>
      <w:r w:rsidRPr="00166BCC">
        <w:rPr>
          <w:rFonts w:ascii="Arial" w:eastAsia="SimSun" w:hAnsi="Arial" w:cs="Arial"/>
          <w:spacing w:val="-6"/>
          <w:w w:val="90"/>
          <w:sz w:val="22"/>
          <w:szCs w:val="21"/>
        </w:rPr>
        <w:tab/>
      </w:r>
      <w:r w:rsidR="006A324F" w:rsidRPr="00166BCC">
        <w:rPr>
          <w:rFonts w:ascii="Arial" w:eastAsia="SimSun" w:hAnsi="Arial" w:cs="Arial"/>
          <w:spacing w:val="-6"/>
          <w:w w:val="90"/>
          <w:sz w:val="22"/>
          <w:szCs w:val="21"/>
        </w:rPr>
        <w:t xml:space="preserve">This Contract is written and executed in both English and Chinese languages in two (2) </w:t>
      </w:r>
      <w:r w:rsidR="00287EA7" w:rsidRPr="00166BCC">
        <w:rPr>
          <w:rFonts w:ascii="Arial" w:eastAsia="SimSun" w:hAnsi="Arial" w:cs="Arial"/>
          <w:spacing w:val="-6"/>
          <w:w w:val="90"/>
          <w:sz w:val="22"/>
          <w:szCs w:val="21"/>
        </w:rPr>
        <w:t>originals;</w:t>
      </w:r>
      <w:r w:rsidR="006A324F" w:rsidRPr="00166BCC">
        <w:rPr>
          <w:rFonts w:ascii="Arial" w:eastAsia="SimSun" w:hAnsi="Arial" w:cs="Arial"/>
          <w:spacing w:val="-6"/>
          <w:w w:val="90"/>
          <w:sz w:val="22"/>
          <w:szCs w:val="21"/>
        </w:rPr>
        <w:t xml:space="preserve"> each Party shall hold one (1) original in both languages</w:t>
      </w:r>
      <w:r w:rsidR="00287EA7" w:rsidRPr="00166BCC">
        <w:rPr>
          <w:rFonts w:ascii="Arial" w:eastAsia="SimSun" w:hAnsi="Arial" w:cs="Arial"/>
          <w:spacing w:val="-6"/>
          <w:w w:val="90"/>
          <w:sz w:val="22"/>
          <w:szCs w:val="21"/>
        </w:rPr>
        <w:t xml:space="preserve"> and both originals being equally authentic</w:t>
      </w:r>
      <w:r w:rsidR="006A324F" w:rsidRPr="00166BCC">
        <w:rPr>
          <w:rFonts w:ascii="Arial" w:eastAsia="SimSun" w:hAnsi="Arial" w:cs="Arial"/>
          <w:spacing w:val="-6"/>
          <w:w w:val="90"/>
          <w:sz w:val="22"/>
          <w:szCs w:val="21"/>
        </w:rPr>
        <w:t xml:space="preserve">. In case of any </w:t>
      </w:r>
      <w:r w:rsidR="001D3A91" w:rsidRPr="00166BCC">
        <w:rPr>
          <w:rFonts w:ascii="Arial" w:eastAsia="SimSun" w:hAnsi="Arial" w:cs="Arial"/>
          <w:spacing w:val="-6"/>
          <w:w w:val="90"/>
          <w:sz w:val="22"/>
          <w:szCs w:val="21"/>
        </w:rPr>
        <w:t>discrepancy</w:t>
      </w:r>
      <w:r w:rsidR="006A324F" w:rsidRPr="00166BCC">
        <w:rPr>
          <w:rFonts w:ascii="Arial" w:eastAsia="SimSun" w:hAnsi="Arial" w:cs="Arial"/>
          <w:spacing w:val="-6"/>
          <w:w w:val="90"/>
          <w:sz w:val="22"/>
          <w:szCs w:val="21"/>
        </w:rPr>
        <w:t xml:space="preserve"> between the Chinese version and English version, the Chinese version shall prevail.</w:t>
      </w:r>
    </w:p>
    <w:p w14:paraId="589251EC" w14:textId="77777777" w:rsidR="005E697B" w:rsidRPr="00166BCC" w:rsidRDefault="005E697B">
      <w:pPr>
        <w:tabs>
          <w:tab w:val="left" w:pos="5082"/>
        </w:tabs>
        <w:spacing w:line="240" w:lineRule="atLeast"/>
        <w:rPr>
          <w:rFonts w:ascii="Arial" w:eastAsia="SimSun" w:hAnsi="Arial" w:cs="Arial"/>
          <w:w w:val="90"/>
          <w:sz w:val="22"/>
          <w:szCs w:val="21"/>
        </w:rPr>
      </w:pPr>
    </w:p>
    <w:p w14:paraId="589251ED" w14:textId="77777777" w:rsidR="005E697B" w:rsidRPr="00FF5C06" w:rsidRDefault="005E697B">
      <w:pPr>
        <w:tabs>
          <w:tab w:val="left" w:pos="5082"/>
        </w:tabs>
        <w:spacing w:line="240" w:lineRule="atLeast"/>
        <w:ind w:left="850" w:hanging="850"/>
        <w:rPr>
          <w:rFonts w:ascii="Arial" w:eastAsia="SimSun" w:hAnsi="Arial" w:cs="Arial"/>
          <w:spacing w:val="-6"/>
          <w:w w:val="90"/>
          <w:sz w:val="22"/>
          <w:szCs w:val="21"/>
        </w:rPr>
      </w:pPr>
      <w:r w:rsidRPr="00166BCC">
        <w:rPr>
          <w:rFonts w:ascii="Arial" w:eastAsia="SimSun" w:hAnsi="Arial" w:cs="Arial"/>
          <w:spacing w:val="-6"/>
          <w:w w:val="90"/>
          <w:sz w:val="22"/>
          <w:szCs w:val="21"/>
        </w:rPr>
        <w:t>本合同于开首载明的日期由双方在</w:t>
      </w:r>
      <w:r w:rsidR="005969EF" w:rsidRPr="00FF5C06">
        <w:rPr>
          <w:rFonts w:ascii="Arial" w:eastAsia="SimSun" w:hAnsi="Arial" w:cs="Arial"/>
          <w:spacing w:val="-6"/>
          <w:w w:val="90"/>
          <w:sz w:val="22"/>
          <w:szCs w:val="21"/>
        </w:rPr>
        <w:t xml:space="preserve">[         </w:t>
      </w:r>
      <w:r w:rsidR="007958D5" w:rsidRPr="00FF5C06">
        <w:rPr>
          <w:rFonts w:ascii="Arial" w:eastAsia="SimSun" w:hAnsi="Arial" w:cs="Arial" w:hint="eastAsia"/>
          <w:spacing w:val="-6"/>
          <w:w w:val="90"/>
          <w:sz w:val="22"/>
          <w:szCs w:val="21"/>
        </w:rPr>
        <w:t xml:space="preserve">         </w:t>
      </w:r>
      <w:r w:rsidR="005969EF" w:rsidRPr="00FF5C06">
        <w:rPr>
          <w:rFonts w:ascii="Arial" w:eastAsia="SimSun" w:hAnsi="Arial" w:cs="Arial"/>
          <w:spacing w:val="-6"/>
          <w:w w:val="90"/>
          <w:sz w:val="22"/>
          <w:szCs w:val="21"/>
        </w:rPr>
        <w:t xml:space="preserve"> ]</w:t>
      </w:r>
      <w:r w:rsidRPr="00FF5C06">
        <w:rPr>
          <w:rFonts w:ascii="Arial" w:eastAsia="SimSun" w:hAnsi="Arial" w:cs="Arial"/>
          <w:spacing w:val="-6"/>
          <w:w w:val="90"/>
          <w:sz w:val="22"/>
          <w:szCs w:val="21"/>
        </w:rPr>
        <w:t>签署，特此证明。</w:t>
      </w:r>
    </w:p>
    <w:p w14:paraId="589251EE" w14:textId="77777777" w:rsidR="005E697B" w:rsidRPr="00FF5C06" w:rsidRDefault="005E697B">
      <w:pPr>
        <w:pStyle w:val="a8"/>
        <w:tabs>
          <w:tab w:val="left" w:pos="5082"/>
        </w:tabs>
        <w:spacing w:line="240" w:lineRule="atLeast"/>
        <w:rPr>
          <w:rFonts w:cs="Arial"/>
          <w:w w:val="90"/>
          <w:sz w:val="22"/>
          <w:szCs w:val="21"/>
        </w:rPr>
      </w:pPr>
      <w:r w:rsidRPr="00FF5C06">
        <w:rPr>
          <w:rFonts w:cs="Arial"/>
          <w:w w:val="90"/>
          <w:sz w:val="22"/>
          <w:szCs w:val="21"/>
        </w:rPr>
        <w:t xml:space="preserve">IN WITNESS WHEREOF, this Contract is </w:t>
      </w:r>
      <w:r w:rsidR="009A70DB" w:rsidRPr="00FF5C06">
        <w:rPr>
          <w:rFonts w:cs="Arial"/>
          <w:w w:val="90"/>
          <w:sz w:val="22"/>
          <w:szCs w:val="21"/>
        </w:rPr>
        <w:t>signed</w:t>
      </w:r>
      <w:r w:rsidRPr="00FF5C06">
        <w:rPr>
          <w:rFonts w:cs="Arial"/>
          <w:w w:val="90"/>
          <w:sz w:val="22"/>
          <w:szCs w:val="21"/>
        </w:rPr>
        <w:t xml:space="preserve"> </w:t>
      </w:r>
      <w:r w:rsidR="009A70DB" w:rsidRPr="00FF5C06">
        <w:rPr>
          <w:rFonts w:cs="Arial"/>
          <w:w w:val="90"/>
          <w:sz w:val="22"/>
          <w:szCs w:val="21"/>
        </w:rPr>
        <w:t>at</w:t>
      </w:r>
      <w:r w:rsidRPr="00FF5C06">
        <w:rPr>
          <w:rFonts w:cs="Arial"/>
          <w:w w:val="90"/>
          <w:sz w:val="22"/>
          <w:szCs w:val="21"/>
        </w:rPr>
        <w:t xml:space="preserve"> </w:t>
      </w:r>
      <w:r w:rsidR="005969EF" w:rsidRPr="00FF5C06">
        <w:rPr>
          <w:rFonts w:cs="Arial"/>
          <w:w w:val="90"/>
          <w:sz w:val="22"/>
          <w:szCs w:val="21"/>
        </w:rPr>
        <w:t xml:space="preserve">[                   </w:t>
      </w:r>
      <w:proofErr w:type="gramStart"/>
      <w:r w:rsidR="005969EF" w:rsidRPr="00FF5C06">
        <w:rPr>
          <w:rFonts w:cs="Arial"/>
          <w:w w:val="90"/>
          <w:sz w:val="22"/>
          <w:szCs w:val="21"/>
        </w:rPr>
        <w:t xml:space="preserve">  ]</w:t>
      </w:r>
      <w:proofErr w:type="gramEnd"/>
      <w:r w:rsidRPr="00FF5C06">
        <w:rPr>
          <w:rFonts w:cs="Arial"/>
          <w:w w:val="90"/>
          <w:sz w:val="22"/>
          <w:szCs w:val="21"/>
        </w:rPr>
        <w:t xml:space="preserve"> </w:t>
      </w:r>
      <w:r w:rsidR="009A70DB" w:rsidRPr="00FF5C06">
        <w:rPr>
          <w:rFonts w:cs="Arial"/>
          <w:w w:val="90"/>
          <w:sz w:val="22"/>
          <w:szCs w:val="21"/>
        </w:rPr>
        <w:t xml:space="preserve">as specified at the beginning of the Contract </w:t>
      </w:r>
      <w:r w:rsidRPr="00FF5C06">
        <w:rPr>
          <w:rFonts w:cs="Arial"/>
          <w:w w:val="90"/>
          <w:sz w:val="22"/>
          <w:szCs w:val="21"/>
        </w:rPr>
        <w:t>by the authorized representatives of the Parties as of the date first above written.</w:t>
      </w:r>
    </w:p>
    <w:p w14:paraId="589251EF" w14:textId="77777777" w:rsidR="005E697B" w:rsidRPr="00FF5C06" w:rsidRDefault="005E697B">
      <w:pPr>
        <w:tabs>
          <w:tab w:val="left" w:pos="5082"/>
        </w:tabs>
        <w:spacing w:line="240" w:lineRule="atLeast"/>
        <w:rPr>
          <w:rFonts w:ascii="Arial" w:eastAsia="SimSun" w:hAnsi="Arial" w:cs="Arial"/>
          <w:w w:val="90"/>
          <w:sz w:val="22"/>
          <w:szCs w:val="21"/>
        </w:rPr>
      </w:pPr>
    </w:p>
    <w:p w14:paraId="713CAA75" w14:textId="4646D683" w:rsidR="00106A63" w:rsidRPr="00106A63" w:rsidRDefault="005969EF" w:rsidP="00106A63">
      <w:pPr>
        <w:tabs>
          <w:tab w:val="left" w:pos="5082"/>
        </w:tabs>
        <w:spacing w:line="240" w:lineRule="atLeast"/>
        <w:rPr>
          <w:rFonts w:ascii="Arial" w:eastAsia="SimSun" w:hAnsi="Arial" w:cs="Arial"/>
          <w:w w:val="90"/>
          <w:sz w:val="22"/>
          <w:szCs w:val="21"/>
          <w:lang w:val="uk-UA"/>
        </w:rPr>
      </w:pPr>
      <w:r w:rsidRPr="00FF5C06">
        <w:rPr>
          <w:rFonts w:ascii="Arial" w:eastAsia="SimSun" w:hAnsi="Arial" w:cs="Arial"/>
          <w:w w:val="90"/>
          <w:sz w:val="22"/>
          <w:szCs w:val="21"/>
        </w:rPr>
        <w:t>[</w:t>
      </w:r>
      <w:r w:rsidRPr="00FF5C06">
        <w:rPr>
          <w:rFonts w:ascii="Arial" w:eastAsia="SimSun" w:hAnsi="Arial" w:cs="Arial"/>
          <w:w w:val="90"/>
          <w:sz w:val="22"/>
          <w:szCs w:val="21"/>
        </w:rPr>
        <w:t>公司名称</w:t>
      </w:r>
      <w:r w:rsidRPr="00FF5C06">
        <w:rPr>
          <w:rFonts w:ascii="Arial" w:eastAsia="SimSun" w:hAnsi="Arial" w:cs="Arial"/>
          <w:w w:val="90"/>
          <w:sz w:val="22"/>
          <w:szCs w:val="21"/>
        </w:rPr>
        <w:t>]</w:t>
      </w:r>
      <w:r w:rsidR="005E697B" w:rsidRPr="00FF5C06">
        <w:rPr>
          <w:rFonts w:ascii="Arial" w:eastAsia="SimSun" w:hAnsi="Arial" w:cs="Arial"/>
          <w:w w:val="90"/>
          <w:sz w:val="22"/>
          <w:szCs w:val="21"/>
        </w:rPr>
        <w:t xml:space="preserve">           </w:t>
      </w:r>
      <w:r w:rsidR="005E697B" w:rsidRPr="00FF5C06">
        <w:rPr>
          <w:rFonts w:ascii="Arial" w:eastAsia="SimSun" w:hAnsi="Arial" w:cs="Arial"/>
          <w:w w:val="90"/>
          <w:sz w:val="22"/>
          <w:szCs w:val="21"/>
        </w:rPr>
        <w:tab/>
      </w:r>
      <w:r w:rsidR="005E697B" w:rsidRPr="00FF5C06">
        <w:rPr>
          <w:rFonts w:ascii="Arial" w:eastAsia="SimSun" w:hAnsi="Arial" w:cs="Arial"/>
          <w:w w:val="90"/>
          <w:sz w:val="22"/>
          <w:szCs w:val="21"/>
        </w:rPr>
        <w:tab/>
      </w:r>
      <w:r w:rsidR="005E697B" w:rsidRPr="00FF5C06">
        <w:rPr>
          <w:rFonts w:ascii="Arial" w:eastAsia="SimSun" w:hAnsi="Arial" w:cs="Arial"/>
          <w:w w:val="90"/>
          <w:sz w:val="22"/>
          <w:szCs w:val="21"/>
        </w:rPr>
        <w:tab/>
        <w:t>[</w:t>
      </w:r>
      <w:r w:rsidR="005E697B" w:rsidRPr="00FF5C06">
        <w:rPr>
          <w:rFonts w:ascii="Arial" w:eastAsia="SimSun" w:hAnsi="Arial" w:cs="Arial"/>
          <w:w w:val="90"/>
          <w:sz w:val="22"/>
          <w:szCs w:val="21"/>
        </w:rPr>
        <w:t>公司名称</w:t>
      </w:r>
      <w:r w:rsidR="005E697B" w:rsidRPr="00FF5C06">
        <w:rPr>
          <w:rFonts w:ascii="Arial" w:eastAsia="SimSun" w:hAnsi="Arial" w:cs="Arial"/>
          <w:w w:val="90"/>
          <w:sz w:val="22"/>
          <w:szCs w:val="21"/>
        </w:rPr>
        <w:t>]</w:t>
      </w:r>
      <w:r w:rsidR="00106A63">
        <w:rPr>
          <w:rFonts w:ascii="Arial" w:eastAsia="SimSun" w:hAnsi="Arial" w:cs="Arial"/>
          <w:w w:val="90"/>
          <w:sz w:val="22"/>
          <w:szCs w:val="21"/>
        </w:rPr>
        <w:t xml:space="preserve">                                        </w:t>
      </w:r>
    </w:p>
    <w:p w14:paraId="02FD2858"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LLC "OPTIMA UNION"</w:t>
      </w:r>
    </w:p>
    <w:p w14:paraId="4501586A"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Legal address and mailing address:</w:t>
      </w:r>
    </w:p>
    <w:p w14:paraId="5FA9B26F"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 xml:space="preserve">03134, Kyiv, </w:t>
      </w:r>
      <w:proofErr w:type="spellStart"/>
      <w:r w:rsidRPr="00C67FB6">
        <w:rPr>
          <w:rFonts w:ascii="Arial" w:eastAsia="SimSun" w:hAnsi="Arial" w:cs="Arial"/>
          <w:color w:val="FF0000"/>
          <w:w w:val="90"/>
          <w:sz w:val="22"/>
          <w:szCs w:val="21"/>
        </w:rPr>
        <w:t>Sosnynykh</w:t>
      </w:r>
      <w:proofErr w:type="spellEnd"/>
      <w:r w:rsidRPr="00C67FB6">
        <w:rPr>
          <w:rFonts w:ascii="Arial" w:eastAsia="SimSun" w:hAnsi="Arial" w:cs="Arial"/>
          <w:color w:val="FF0000"/>
          <w:w w:val="90"/>
          <w:sz w:val="22"/>
          <w:szCs w:val="21"/>
        </w:rPr>
        <w:t xml:space="preserve"> Family Street, 9</w:t>
      </w:r>
    </w:p>
    <w:p w14:paraId="0C2F2857"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IBAN: UA 97 325365 0000002600901570132</w:t>
      </w:r>
    </w:p>
    <w:p w14:paraId="082B472F"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in the Central Branch of PJSC "</w:t>
      </w:r>
      <w:proofErr w:type="spellStart"/>
      <w:r w:rsidRPr="00C67FB6">
        <w:rPr>
          <w:rFonts w:ascii="Arial" w:eastAsia="SimSun" w:hAnsi="Arial" w:cs="Arial"/>
          <w:color w:val="FF0000"/>
          <w:w w:val="90"/>
          <w:sz w:val="22"/>
          <w:szCs w:val="21"/>
        </w:rPr>
        <w:t>Kredobank</w:t>
      </w:r>
      <w:proofErr w:type="spellEnd"/>
      <w:r w:rsidRPr="00C67FB6">
        <w:rPr>
          <w:rFonts w:ascii="Arial" w:eastAsia="SimSun" w:hAnsi="Arial" w:cs="Arial"/>
          <w:color w:val="FF0000"/>
          <w:w w:val="90"/>
          <w:sz w:val="22"/>
          <w:szCs w:val="21"/>
        </w:rPr>
        <w:t>"</w:t>
      </w:r>
    </w:p>
    <w:p w14:paraId="7F5684AD"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MFI 325365</w:t>
      </w:r>
    </w:p>
    <w:p w14:paraId="352CE04D"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Identification code 38453213</w:t>
      </w:r>
    </w:p>
    <w:p w14:paraId="15A5C2C4"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EDRPOU 38453213</w:t>
      </w:r>
    </w:p>
    <w:p w14:paraId="132D960C"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TIN 384532124128</w:t>
      </w:r>
    </w:p>
    <w:p w14:paraId="56E210B7" w14:textId="77777777" w:rsidR="00106A63" w:rsidRPr="00C67FB6" w:rsidRDefault="00106A63" w:rsidP="00106A63">
      <w:pPr>
        <w:tabs>
          <w:tab w:val="left" w:pos="5082"/>
        </w:tabs>
        <w:spacing w:line="240" w:lineRule="atLeast"/>
        <w:rPr>
          <w:rFonts w:ascii="Arial" w:eastAsia="SimSun" w:hAnsi="Arial" w:cs="Arial"/>
          <w:color w:val="FF0000"/>
          <w:w w:val="90"/>
          <w:sz w:val="22"/>
          <w:szCs w:val="21"/>
        </w:rPr>
      </w:pPr>
      <w:r w:rsidRPr="00C67FB6">
        <w:rPr>
          <w:rFonts w:ascii="Arial" w:eastAsia="SimSun" w:hAnsi="Arial" w:cs="Arial"/>
          <w:color w:val="FF0000"/>
          <w:w w:val="90"/>
          <w:sz w:val="22"/>
          <w:szCs w:val="21"/>
        </w:rPr>
        <w:t>VAT certificate - 200102195</w:t>
      </w:r>
    </w:p>
    <w:p w14:paraId="589251F2" w14:textId="4974A595" w:rsidR="005E697B" w:rsidRPr="00FF5C06" w:rsidRDefault="005E697B" w:rsidP="00106A63">
      <w:pPr>
        <w:tabs>
          <w:tab w:val="left" w:pos="5082"/>
        </w:tabs>
        <w:spacing w:line="240" w:lineRule="atLeast"/>
        <w:rPr>
          <w:rFonts w:ascii="Arial" w:eastAsia="SimSun" w:hAnsi="Arial" w:cs="Arial"/>
          <w:w w:val="90"/>
          <w:sz w:val="22"/>
          <w:szCs w:val="21"/>
        </w:rPr>
      </w:pPr>
    </w:p>
    <w:p w14:paraId="589251F3" w14:textId="77777777" w:rsidR="007958D5" w:rsidRPr="00FF5C06" w:rsidRDefault="007958D5">
      <w:pPr>
        <w:tabs>
          <w:tab w:val="left" w:pos="5082"/>
        </w:tabs>
        <w:spacing w:line="240" w:lineRule="atLeast"/>
        <w:rPr>
          <w:rFonts w:ascii="Arial" w:eastAsia="SimSun" w:hAnsi="Arial" w:cs="Arial"/>
          <w:w w:val="90"/>
          <w:sz w:val="22"/>
          <w:szCs w:val="21"/>
        </w:rPr>
      </w:pPr>
    </w:p>
    <w:p w14:paraId="589251F4" w14:textId="77777777" w:rsidR="007958D5" w:rsidRPr="00FF5C06" w:rsidRDefault="007958D5">
      <w:pPr>
        <w:tabs>
          <w:tab w:val="left" w:pos="5082"/>
        </w:tabs>
        <w:spacing w:line="240" w:lineRule="atLeast"/>
        <w:rPr>
          <w:rFonts w:ascii="Arial" w:eastAsia="SimSun" w:hAnsi="Arial" w:cs="Arial"/>
          <w:w w:val="90"/>
          <w:sz w:val="22"/>
          <w:szCs w:val="21"/>
        </w:rPr>
      </w:pPr>
    </w:p>
    <w:p w14:paraId="589251F5" w14:textId="77777777" w:rsidR="005E697B" w:rsidRPr="00FF5C06" w:rsidRDefault="005E697B">
      <w:pPr>
        <w:tabs>
          <w:tab w:val="left" w:pos="5082"/>
        </w:tabs>
        <w:spacing w:line="240" w:lineRule="atLeast"/>
        <w:rPr>
          <w:rFonts w:ascii="Arial" w:eastAsia="SimSun" w:hAnsi="Arial" w:cs="Arial"/>
          <w:w w:val="90"/>
          <w:sz w:val="22"/>
          <w:szCs w:val="21"/>
          <w:u w:val="single"/>
        </w:rPr>
      </w:pPr>
      <w:r w:rsidRPr="00FF5C06">
        <w:rPr>
          <w:rFonts w:ascii="Arial" w:eastAsia="SimSun" w:hAnsi="Arial" w:cs="Arial"/>
          <w:w w:val="90"/>
          <w:sz w:val="22"/>
          <w:szCs w:val="21"/>
        </w:rPr>
        <w:t>授权代表：</w:t>
      </w:r>
      <w:r w:rsidRPr="00FF5C06">
        <w:rPr>
          <w:rFonts w:ascii="Arial" w:eastAsia="SimSun" w:hAnsi="Arial" w:cs="Arial"/>
          <w:w w:val="90"/>
          <w:sz w:val="22"/>
          <w:szCs w:val="21"/>
          <w:u w:val="single"/>
        </w:rPr>
        <w:t xml:space="preserve">                              </w:t>
      </w:r>
      <w:r w:rsidRPr="00FF5C06">
        <w:rPr>
          <w:rFonts w:ascii="Arial" w:eastAsia="SimSun" w:hAnsi="Arial" w:cs="Arial"/>
          <w:w w:val="90"/>
          <w:sz w:val="22"/>
          <w:szCs w:val="21"/>
        </w:rPr>
        <w:t xml:space="preserve">           </w:t>
      </w:r>
      <w:r w:rsidRPr="00FF5C06">
        <w:rPr>
          <w:rFonts w:ascii="Arial" w:eastAsia="SimSun" w:hAnsi="Arial" w:cs="Arial"/>
          <w:w w:val="90"/>
          <w:sz w:val="22"/>
          <w:szCs w:val="21"/>
        </w:rPr>
        <w:tab/>
      </w:r>
      <w:r w:rsidRPr="00FF5C06">
        <w:rPr>
          <w:rFonts w:ascii="Arial" w:eastAsia="SimSun" w:hAnsi="Arial" w:cs="Arial"/>
          <w:w w:val="90"/>
          <w:sz w:val="22"/>
          <w:szCs w:val="21"/>
        </w:rPr>
        <w:tab/>
      </w:r>
      <w:r w:rsidRPr="00FF5C06">
        <w:rPr>
          <w:rFonts w:ascii="Arial" w:eastAsia="SimSun" w:hAnsi="Arial" w:cs="Arial"/>
          <w:w w:val="90"/>
          <w:sz w:val="22"/>
          <w:szCs w:val="21"/>
        </w:rPr>
        <w:tab/>
      </w:r>
      <w:r w:rsidRPr="00FF5C06">
        <w:rPr>
          <w:rFonts w:ascii="Arial" w:eastAsia="SimSun" w:hAnsi="Arial" w:cs="Arial"/>
          <w:w w:val="90"/>
          <w:sz w:val="22"/>
          <w:szCs w:val="21"/>
        </w:rPr>
        <w:t>授权代表：</w:t>
      </w:r>
      <w:r w:rsidRPr="00FF5C06">
        <w:rPr>
          <w:rFonts w:ascii="Arial" w:eastAsia="SimSun" w:hAnsi="Arial" w:cs="Arial"/>
          <w:w w:val="90"/>
          <w:sz w:val="22"/>
          <w:szCs w:val="21"/>
          <w:u w:val="single"/>
        </w:rPr>
        <w:tab/>
      </w:r>
      <w:r w:rsidRPr="00FF5C06">
        <w:rPr>
          <w:rFonts w:ascii="Arial" w:eastAsia="SimSun" w:hAnsi="Arial" w:cs="Arial"/>
          <w:w w:val="90"/>
          <w:sz w:val="22"/>
          <w:szCs w:val="21"/>
          <w:u w:val="single"/>
        </w:rPr>
        <w:tab/>
      </w:r>
      <w:r w:rsidRPr="00FF5C06">
        <w:rPr>
          <w:rFonts w:ascii="Arial" w:eastAsia="SimSun" w:hAnsi="Arial" w:cs="Arial"/>
          <w:w w:val="90"/>
          <w:sz w:val="22"/>
          <w:szCs w:val="21"/>
          <w:u w:val="single"/>
        </w:rPr>
        <w:tab/>
      </w:r>
      <w:r w:rsidRPr="00FF5C06">
        <w:rPr>
          <w:rFonts w:ascii="Arial" w:eastAsia="SimSun" w:hAnsi="Arial" w:cs="Arial"/>
          <w:w w:val="90"/>
          <w:sz w:val="22"/>
          <w:szCs w:val="21"/>
          <w:u w:val="single"/>
        </w:rPr>
        <w:tab/>
      </w:r>
      <w:r w:rsidRPr="00FF5C06">
        <w:rPr>
          <w:rFonts w:ascii="Arial" w:eastAsia="SimSun" w:hAnsi="Arial" w:cs="Arial"/>
          <w:w w:val="90"/>
          <w:sz w:val="22"/>
          <w:szCs w:val="21"/>
          <w:u w:val="single"/>
        </w:rPr>
        <w:tab/>
        <w:t xml:space="preserve">        </w:t>
      </w:r>
    </w:p>
    <w:p w14:paraId="589251F6" w14:textId="77777777" w:rsidR="005E697B" w:rsidRPr="00FF5C06" w:rsidRDefault="005E697B">
      <w:pPr>
        <w:tabs>
          <w:tab w:val="left" w:pos="5082"/>
        </w:tabs>
        <w:snapToGrid w:val="0"/>
        <w:spacing w:line="240" w:lineRule="atLeast"/>
        <w:rPr>
          <w:rFonts w:ascii="Arial" w:eastAsia="SimSun" w:hAnsi="Arial" w:cs="Arial"/>
          <w:w w:val="90"/>
          <w:sz w:val="22"/>
          <w:szCs w:val="21"/>
        </w:rPr>
      </w:pPr>
      <w:r w:rsidRPr="00FF5C06">
        <w:rPr>
          <w:rFonts w:ascii="Arial" w:eastAsia="SimSun" w:hAnsi="Arial" w:cs="Arial"/>
          <w:w w:val="90"/>
          <w:sz w:val="22"/>
          <w:szCs w:val="21"/>
        </w:rPr>
        <w:t xml:space="preserve">(Authorized </w:t>
      </w:r>
      <w:proofErr w:type="gramStart"/>
      <w:r w:rsidRPr="00FF5C06">
        <w:rPr>
          <w:rFonts w:ascii="Arial" w:eastAsia="SimSun" w:hAnsi="Arial" w:cs="Arial"/>
          <w:w w:val="90"/>
          <w:sz w:val="22"/>
          <w:szCs w:val="21"/>
        </w:rPr>
        <w:t xml:space="preserve">Representative)   </w:t>
      </w:r>
      <w:proofErr w:type="gramEnd"/>
      <w:r w:rsidRPr="00FF5C06">
        <w:rPr>
          <w:rFonts w:ascii="Arial" w:eastAsia="SimSun" w:hAnsi="Arial" w:cs="Arial"/>
          <w:w w:val="90"/>
          <w:sz w:val="22"/>
          <w:szCs w:val="21"/>
        </w:rPr>
        <w:t xml:space="preserve">                     </w:t>
      </w:r>
      <w:r w:rsidRPr="00FF5C06">
        <w:rPr>
          <w:rFonts w:ascii="Arial" w:eastAsia="SimSun" w:hAnsi="Arial" w:cs="Arial"/>
          <w:w w:val="90"/>
          <w:sz w:val="22"/>
          <w:szCs w:val="21"/>
        </w:rPr>
        <w:tab/>
      </w:r>
      <w:r w:rsidRPr="00FF5C06">
        <w:rPr>
          <w:rFonts w:ascii="Arial" w:eastAsia="SimSun" w:hAnsi="Arial" w:cs="Arial"/>
          <w:w w:val="90"/>
          <w:sz w:val="22"/>
          <w:szCs w:val="21"/>
        </w:rPr>
        <w:tab/>
      </w:r>
      <w:r w:rsidRPr="00FF5C06">
        <w:rPr>
          <w:rFonts w:ascii="Arial" w:eastAsia="SimSun" w:hAnsi="Arial" w:cs="Arial"/>
          <w:w w:val="90"/>
          <w:sz w:val="22"/>
          <w:szCs w:val="21"/>
        </w:rPr>
        <w:tab/>
        <w:t>(Authorized Representative)</w:t>
      </w:r>
    </w:p>
    <w:p w14:paraId="589251F7" w14:textId="29C4C529" w:rsidR="005E697B" w:rsidRPr="00FF5C06" w:rsidRDefault="005E697B">
      <w:pPr>
        <w:tabs>
          <w:tab w:val="left" w:pos="5082"/>
        </w:tabs>
        <w:snapToGrid w:val="0"/>
        <w:spacing w:line="240" w:lineRule="atLeast"/>
        <w:rPr>
          <w:rFonts w:ascii="Arial" w:eastAsia="SimSun" w:hAnsi="Arial" w:cs="Arial"/>
          <w:w w:val="90"/>
          <w:sz w:val="22"/>
          <w:szCs w:val="21"/>
          <w:u w:val="single"/>
        </w:rPr>
      </w:pPr>
      <w:r w:rsidRPr="00FF5C06">
        <w:rPr>
          <w:rFonts w:ascii="Arial" w:eastAsia="SimSun" w:hAnsi="Arial" w:cs="Arial"/>
          <w:w w:val="90"/>
          <w:sz w:val="22"/>
          <w:szCs w:val="21"/>
        </w:rPr>
        <w:t>姓名</w:t>
      </w:r>
      <w:r w:rsidRPr="00FF5C06">
        <w:rPr>
          <w:rFonts w:ascii="Arial" w:eastAsia="SimSun" w:hAnsi="Arial" w:cs="Arial"/>
          <w:w w:val="90"/>
          <w:sz w:val="22"/>
          <w:szCs w:val="21"/>
        </w:rPr>
        <w:t>(Name)</w:t>
      </w:r>
      <w:r w:rsidRPr="00FF5C06">
        <w:rPr>
          <w:rFonts w:ascii="Arial" w:eastAsia="SimSun" w:hAnsi="Arial" w:cs="Arial"/>
          <w:w w:val="90"/>
          <w:sz w:val="22"/>
          <w:szCs w:val="21"/>
        </w:rPr>
        <w:t>：</w:t>
      </w:r>
      <w:r w:rsidRPr="00FF5C06">
        <w:rPr>
          <w:rFonts w:ascii="Arial" w:eastAsia="SimSun" w:hAnsi="Arial" w:cs="Arial"/>
          <w:w w:val="90"/>
          <w:sz w:val="22"/>
          <w:szCs w:val="21"/>
          <w:u w:val="single"/>
        </w:rPr>
        <w:t xml:space="preserve"> </w:t>
      </w:r>
      <w:proofErr w:type="spellStart"/>
      <w:r w:rsidR="00106A63" w:rsidRPr="00C67FB6">
        <w:rPr>
          <w:rFonts w:ascii="Arial" w:eastAsia="SimSun" w:hAnsi="Arial" w:cs="Arial"/>
          <w:color w:val="FF0000"/>
          <w:w w:val="90"/>
          <w:sz w:val="22"/>
          <w:szCs w:val="21"/>
          <w:u w:val="single"/>
        </w:rPr>
        <w:t>Shishkin</w:t>
      </w:r>
      <w:proofErr w:type="spellEnd"/>
      <w:r w:rsidR="00106A63" w:rsidRPr="00C67FB6">
        <w:rPr>
          <w:rFonts w:ascii="Arial" w:eastAsia="SimSun" w:hAnsi="Arial" w:cs="Arial"/>
          <w:color w:val="FF0000"/>
          <w:w w:val="90"/>
          <w:sz w:val="22"/>
          <w:szCs w:val="21"/>
          <w:u w:val="single"/>
        </w:rPr>
        <w:t xml:space="preserve"> Dmytro</w:t>
      </w:r>
      <w:r w:rsidRPr="00C67FB6">
        <w:rPr>
          <w:rFonts w:ascii="Arial" w:eastAsia="SimSun" w:hAnsi="Arial" w:cs="Arial"/>
          <w:color w:val="FF0000"/>
          <w:w w:val="90"/>
          <w:sz w:val="22"/>
          <w:szCs w:val="21"/>
          <w:u w:val="single"/>
        </w:rPr>
        <w:t xml:space="preserve">                           </w:t>
      </w:r>
      <w:r w:rsidR="007958D5" w:rsidRPr="00C67FB6">
        <w:rPr>
          <w:rFonts w:ascii="Arial" w:eastAsia="SimSun" w:hAnsi="Arial" w:cs="Arial"/>
          <w:color w:val="FF0000"/>
          <w:w w:val="90"/>
          <w:sz w:val="22"/>
          <w:szCs w:val="21"/>
        </w:rPr>
        <w:t xml:space="preserve">           </w:t>
      </w:r>
      <w:r w:rsidR="007958D5" w:rsidRPr="00FF5C06">
        <w:rPr>
          <w:rFonts w:ascii="Arial" w:eastAsia="SimSun" w:hAnsi="Arial" w:cs="Arial"/>
          <w:w w:val="90"/>
          <w:sz w:val="22"/>
          <w:szCs w:val="21"/>
        </w:rPr>
        <w:tab/>
      </w:r>
      <w:r w:rsidRPr="00FF5C06">
        <w:rPr>
          <w:rFonts w:ascii="Arial" w:eastAsia="SimSun" w:hAnsi="Arial" w:cs="Arial"/>
          <w:w w:val="90"/>
          <w:sz w:val="22"/>
          <w:szCs w:val="21"/>
        </w:rPr>
        <w:t>姓名</w:t>
      </w:r>
      <w:r w:rsidRPr="00FF5C06">
        <w:rPr>
          <w:rFonts w:ascii="Arial" w:eastAsia="SimSun" w:hAnsi="Arial" w:cs="Arial"/>
          <w:w w:val="90"/>
          <w:sz w:val="22"/>
          <w:szCs w:val="21"/>
        </w:rPr>
        <w:t>(Name)</w:t>
      </w:r>
      <w:r w:rsidRPr="00FF5C06">
        <w:rPr>
          <w:rFonts w:ascii="Arial" w:eastAsia="SimSun" w:hAnsi="Arial" w:cs="Arial"/>
          <w:w w:val="90"/>
          <w:sz w:val="22"/>
          <w:szCs w:val="21"/>
        </w:rPr>
        <w:t>：</w:t>
      </w:r>
      <w:r w:rsidRPr="00FF5C06">
        <w:rPr>
          <w:rFonts w:ascii="Arial" w:eastAsia="SimSun" w:hAnsi="Arial" w:cs="Arial"/>
          <w:w w:val="90"/>
          <w:sz w:val="22"/>
          <w:szCs w:val="21"/>
          <w:u w:val="single"/>
        </w:rPr>
        <w:t xml:space="preserve">                               </w:t>
      </w:r>
    </w:p>
    <w:p w14:paraId="589251F8" w14:textId="7F81DE8E" w:rsidR="0078302E" w:rsidRPr="00166BCC" w:rsidRDefault="005E697B">
      <w:pPr>
        <w:tabs>
          <w:tab w:val="left" w:pos="5082"/>
        </w:tabs>
        <w:snapToGrid w:val="0"/>
        <w:spacing w:line="240" w:lineRule="atLeast"/>
        <w:rPr>
          <w:rFonts w:ascii="Arial" w:eastAsia="SimSun" w:hAnsi="Arial" w:cs="Arial"/>
          <w:w w:val="90"/>
          <w:sz w:val="22"/>
          <w:szCs w:val="21"/>
          <w:u w:val="single"/>
        </w:rPr>
      </w:pPr>
      <w:r w:rsidRPr="00FF5C06">
        <w:rPr>
          <w:rFonts w:ascii="Arial" w:eastAsia="SimSun" w:hAnsi="Arial" w:cs="Arial"/>
          <w:w w:val="90"/>
          <w:sz w:val="22"/>
          <w:szCs w:val="21"/>
        </w:rPr>
        <w:t>职衔</w:t>
      </w:r>
      <w:r w:rsidRPr="00FF5C06">
        <w:rPr>
          <w:rFonts w:ascii="Arial" w:eastAsia="SimSun" w:hAnsi="Arial" w:cs="Arial"/>
          <w:w w:val="90"/>
          <w:sz w:val="22"/>
          <w:szCs w:val="21"/>
        </w:rPr>
        <w:t>(Title)</w:t>
      </w:r>
      <w:r w:rsidRPr="00FF5C06">
        <w:rPr>
          <w:rFonts w:ascii="Arial" w:eastAsia="SimSun" w:hAnsi="Arial" w:cs="Arial"/>
          <w:w w:val="90"/>
          <w:sz w:val="22"/>
          <w:szCs w:val="21"/>
        </w:rPr>
        <w:t>：</w:t>
      </w:r>
      <w:r w:rsidRPr="00FF5C06">
        <w:rPr>
          <w:rFonts w:ascii="Arial" w:eastAsia="SimSun" w:hAnsi="Arial" w:cs="Arial"/>
          <w:w w:val="90"/>
          <w:sz w:val="22"/>
          <w:szCs w:val="21"/>
          <w:u w:val="single"/>
        </w:rPr>
        <w:t xml:space="preserve">  </w:t>
      </w:r>
      <w:r w:rsidR="00106A63" w:rsidRPr="00C67FB6">
        <w:rPr>
          <w:rFonts w:ascii="Arial" w:eastAsia="SimSun" w:hAnsi="Arial" w:cs="Arial"/>
          <w:color w:val="FF0000"/>
          <w:w w:val="90"/>
          <w:sz w:val="22"/>
          <w:szCs w:val="21"/>
          <w:u w:val="single"/>
        </w:rPr>
        <w:t>Director</w:t>
      </w:r>
      <w:r w:rsidRPr="00C67FB6">
        <w:rPr>
          <w:rFonts w:ascii="Arial" w:eastAsia="SimSun" w:hAnsi="Arial" w:cs="Arial"/>
          <w:color w:val="FF0000"/>
          <w:w w:val="90"/>
          <w:sz w:val="22"/>
          <w:szCs w:val="21"/>
          <w:u w:val="single"/>
        </w:rPr>
        <w:t xml:space="preserve">  </w:t>
      </w:r>
      <w:r w:rsidRPr="00FF5C06">
        <w:rPr>
          <w:rFonts w:ascii="Arial" w:eastAsia="SimSun" w:hAnsi="Arial" w:cs="Arial"/>
          <w:w w:val="90"/>
          <w:sz w:val="22"/>
          <w:szCs w:val="21"/>
          <w:u w:val="single"/>
        </w:rPr>
        <w:t xml:space="preserve">                       </w:t>
      </w:r>
      <w:r w:rsidRPr="00FF5C06">
        <w:rPr>
          <w:rFonts w:ascii="Arial" w:eastAsia="SimSun" w:hAnsi="Arial" w:cs="Arial"/>
          <w:w w:val="90"/>
          <w:sz w:val="22"/>
          <w:szCs w:val="21"/>
        </w:rPr>
        <w:t xml:space="preserve">           </w:t>
      </w:r>
      <w:r w:rsidRPr="00FF5C06">
        <w:rPr>
          <w:rFonts w:ascii="Arial" w:eastAsia="SimSun" w:hAnsi="Arial" w:cs="Arial"/>
          <w:w w:val="90"/>
          <w:sz w:val="22"/>
          <w:szCs w:val="21"/>
        </w:rPr>
        <w:tab/>
      </w:r>
      <w:r w:rsidRPr="00FF5C06">
        <w:rPr>
          <w:rFonts w:ascii="Arial" w:eastAsia="SimSun" w:hAnsi="Arial" w:cs="Arial"/>
          <w:w w:val="90"/>
          <w:sz w:val="22"/>
          <w:szCs w:val="21"/>
        </w:rPr>
        <w:tab/>
      </w:r>
      <w:r w:rsidRPr="00FF5C06">
        <w:rPr>
          <w:rFonts w:ascii="Arial" w:eastAsia="SimSun" w:hAnsi="Arial" w:cs="Arial"/>
          <w:w w:val="90"/>
          <w:sz w:val="22"/>
          <w:szCs w:val="21"/>
        </w:rPr>
        <w:tab/>
      </w:r>
      <w:r w:rsidRPr="00FF5C06">
        <w:rPr>
          <w:rFonts w:ascii="Arial" w:eastAsia="SimSun" w:hAnsi="Arial" w:cs="Arial"/>
          <w:w w:val="90"/>
          <w:sz w:val="22"/>
          <w:szCs w:val="21"/>
        </w:rPr>
        <w:t>职衔</w:t>
      </w:r>
      <w:r w:rsidRPr="00FF5C06">
        <w:rPr>
          <w:rFonts w:ascii="Arial" w:eastAsia="SimSun" w:hAnsi="Arial" w:cs="Arial"/>
          <w:w w:val="90"/>
          <w:sz w:val="22"/>
          <w:szCs w:val="21"/>
        </w:rPr>
        <w:t>(Title)</w:t>
      </w:r>
      <w:r w:rsidRPr="00FF5C06">
        <w:rPr>
          <w:rFonts w:ascii="Arial" w:eastAsia="SimSun" w:hAnsi="Arial" w:cs="Arial"/>
          <w:w w:val="90"/>
          <w:sz w:val="22"/>
          <w:szCs w:val="21"/>
        </w:rPr>
        <w:t>：</w:t>
      </w:r>
      <w:r w:rsidR="00106A63">
        <w:rPr>
          <w:rFonts w:ascii="Arial" w:eastAsia="SimSun" w:hAnsi="Arial" w:cs="Arial"/>
          <w:w w:val="90"/>
          <w:sz w:val="22"/>
          <w:szCs w:val="21"/>
          <w:u w:val="single"/>
        </w:rPr>
        <w:t xml:space="preserve">      </w:t>
      </w:r>
      <w:r w:rsidRPr="00166BCC">
        <w:rPr>
          <w:rFonts w:ascii="Arial" w:eastAsia="SimSun" w:hAnsi="Arial" w:cs="Arial"/>
          <w:w w:val="90"/>
          <w:sz w:val="22"/>
          <w:szCs w:val="21"/>
          <w:u w:val="single"/>
        </w:rPr>
        <w:t xml:space="preserve">                 </w:t>
      </w:r>
    </w:p>
    <w:p w14:paraId="589251F9" w14:textId="77777777" w:rsidR="0078302E" w:rsidRPr="009A70DB" w:rsidRDefault="0078302E">
      <w:pPr>
        <w:tabs>
          <w:tab w:val="left" w:pos="5082"/>
        </w:tabs>
        <w:snapToGrid w:val="0"/>
        <w:spacing w:line="240" w:lineRule="atLeast"/>
        <w:rPr>
          <w:rFonts w:ascii="Arial" w:eastAsia="SimSun" w:hAnsi="Arial" w:cs="Arial"/>
          <w:w w:val="90"/>
          <w:sz w:val="21"/>
          <w:szCs w:val="21"/>
          <w:u w:val="single"/>
        </w:rPr>
      </w:pPr>
    </w:p>
    <w:p w14:paraId="589251FA" w14:textId="77777777" w:rsidR="0078302E" w:rsidRDefault="0078302E">
      <w:pPr>
        <w:tabs>
          <w:tab w:val="left" w:pos="5082"/>
        </w:tabs>
        <w:snapToGrid w:val="0"/>
        <w:spacing w:line="240" w:lineRule="atLeast"/>
        <w:rPr>
          <w:rFonts w:ascii="Arial" w:eastAsia="SimSun" w:hAnsi="Arial" w:cs="Arial"/>
          <w:w w:val="90"/>
          <w:sz w:val="22"/>
          <w:szCs w:val="22"/>
          <w:u w:val="single"/>
        </w:rPr>
      </w:pPr>
    </w:p>
    <w:p w14:paraId="589251FB" w14:textId="77777777" w:rsidR="0078302E" w:rsidRDefault="0078302E">
      <w:pPr>
        <w:tabs>
          <w:tab w:val="left" w:pos="5082"/>
        </w:tabs>
        <w:snapToGrid w:val="0"/>
        <w:spacing w:line="240" w:lineRule="atLeast"/>
        <w:rPr>
          <w:rFonts w:ascii="Arial" w:eastAsia="SimSun" w:hAnsi="Arial" w:cs="Arial"/>
          <w:w w:val="90"/>
          <w:sz w:val="22"/>
          <w:szCs w:val="22"/>
          <w:u w:val="single"/>
        </w:rPr>
      </w:pPr>
    </w:p>
    <w:p w14:paraId="589251FC" w14:textId="77777777" w:rsidR="0078302E" w:rsidRDefault="0078302E">
      <w:pPr>
        <w:tabs>
          <w:tab w:val="left" w:pos="5082"/>
        </w:tabs>
        <w:snapToGrid w:val="0"/>
        <w:spacing w:line="240" w:lineRule="atLeast"/>
        <w:rPr>
          <w:rFonts w:ascii="Arial" w:eastAsia="SimSun" w:hAnsi="Arial" w:cs="Arial"/>
          <w:w w:val="90"/>
          <w:sz w:val="22"/>
          <w:szCs w:val="22"/>
          <w:u w:val="single"/>
        </w:rPr>
      </w:pPr>
    </w:p>
    <w:p w14:paraId="589251FD" w14:textId="77777777" w:rsidR="000E16C1" w:rsidRDefault="000E16C1">
      <w:pPr>
        <w:tabs>
          <w:tab w:val="left" w:pos="5082"/>
        </w:tabs>
        <w:snapToGrid w:val="0"/>
        <w:spacing w:line="240" w:lineRule="atLeast"/>
        <w:rPr>
          <w:rFonts w:ascii="Arial" w:eastAsia="SimSun" w:hAnsi="Arial" w:cs="Arial"/>
          <w:w w:val="90"/>
          <w:sz w:val="22"/>
          <w:szCs w:val="22"/>
          <w:u w:val="single"/>
        </w:rPr>
      </w:pPr>
    </w:p>
    <w:p w14:paraId="589251FE" w14:textId="77777777" w:rsidR="000E16C1" w:rsidRPr="007958D5" w:rsidRDefault="000E16C1" w:rsidP="007958D5">
      <w:pPr>
        <w:pageBreakBefore/>
        <w:tabs>
          <w:tab w:val="left" w:pos="5082"/>
        </w:tabs>
        <w:snapToGrid w:val="0"/>
        <w:spacing w:line="240" w:lineRule="atLeast"/>
        <w:rPr>
          <w:rFonts w:ascii="Arial" w:eastAsia="SimSun" w:hAnsi="Arial" w:cs="Arial"/>
          <w:b/>
          <w:w w:val="90"/>
          <w:sz w:val="28"/>
          <w:szCs w:val="22"/>
          <w:u w:val="single"/>
        </w:rPr>
      </w:pPr>
      <w:r w:rsidRPr="007958D5">
        <w:rPr>
          <w:rFonts w:ascii="Arial" w:eastAsia="SimSun" w:hAnsi="Arial" w:cs="Arial" w:hint="eastAsia"/>
          <w:b/>
          <w:w w:val="90"/>
          <w:sz w:val="28"/>
          <w:szCs w:val="22"/>
          <w:u w:val="single"/>
        </w:rPr>
        <w:lastRenderedPageBreak/>
        <w:t>附件</w:t>
      </w:r>
      <w:r w:rsidRPr="007958D5">
        <w:rPr>
          <w:rFonts w:ascii="Arial" w:eastAsia="SimSun" w:hAnsi="Arial" w:cs="Arial" w:hint="eastAsia"/>
          <w:b/>
          <w:w w:val="90"/>
          <w:sz w:val="28"/>
          <w:szCs w:val="22"/>
          <w:u w:val="single"/>
        </w:rPr>
        <w:t>1</w:t>
      </w:r>
      <w:r w:rsidRPr="007958D5">
        <w:rPr>
          <w:rFonts w:ascii="Arial" w:eastAsia="SimSun" w:hAnsi="Arial" w:cs="Arial" w:hint="eastAsia"/>
          <w:b/>
          <w:w w:val="90"/>
          <w:sz w:val="28"/>
          <w:szCs w:val="22"/>
          <w:u w:val="single"/>
        </w:rPr>
        <w:t>《帝斯曼食品配料部产品报价单》</w:t>
      </w:r>
    </w:p>
    <w:p w14:paraId="589251FF" w14:textId="77777777" w:rsidR="000E16C1" w:rsidRDefault="000E16C1">
      <w:pPr>
        <w:tabs>
          <w:tab w:val="left" w:pos="5082"/>
        </w:tabs>
        <w:snapToGrid w:val="0"/>
        <w:spacing w:line="240" w:lineRule="atLeast"/>
        <w:rPr>
          <w:rFonts w:ascii="Arial" w:eastAsia="SimSun" w:hAnsi="Arial" w:cs="Arial"/>
          <w:w w:val="90"/>
          <w:sz w:val="22"/>
          <w:szCs w:val="22"/>
          <w:u w:val="single"/>
        </w:rPr>
      </w:pPr>
    </w:p>
    <w:p w14:paraId="58925200" w14:textId="77777777" w:rsidR="009A70DB" w:rsidRPr="009A70DB" w:rsidRDefault="009A70DB" w:rsidP="009A70DB">
      <w:pPr>
        <w:pStyle w:val="DefaultText"/>
        <w:spacing w:line="288" w:lineRule="exact"/>
        <w:jc w:val="center"/>
        <w:rPr>
          <w:rFonts w:ascii="Arial" w:eastAsiaTheme="minorEastAsia" w:hAnsi="Arial" w:cs="Arial"/>
          <w:b/>
          <w:sz w:val="21"/>
          <w:szCs w:val="21"/>
        </w:rPr>
      </w:pPr>
      <w:r w:rsidRPr="009A70DB">
        <w:rPr>
          <w:rFonts w:ascii="Arial" w:eastAsiaTheme="minorEastAsia" w:hAnsi="Arial" w:cs="Arial"/>
          <w:b/>
          <w:sz w:val="21"/>
          <w:szCs w:val="21"/>
        </w:rPr>
        <w:t>Product Quotes of DSM Food Specialties</w:t>
      </w:r>
    </w:p>
    <w:p w14:paraId="58925201" w14:textId="77777777" w:rsidR="009A70DB" w:rsidRPr="009A70DB" w:rsidRDefault="009A70DB" w:rsidP="009A70DB">
      <w:pPr>
        <w:pStyle w:val="DefaultText"/>
        <w:spacing w:line="288" w:lineRule="exact"/>
        <w:jc w:val="center"/>
        <w:rPr>
          <w:rFonts w:ascii="Arial" w:eastAsiaTheme="minorEastAsia" w:hAnsi="Arial" w:cs="Arial"/>
          <w:b/>
          <w:sz w:val="21"/>
          <w:szCs w:val="21"/>
          <w:lang w:eastAsia="zh-CN"/>
        </w:rPr>
      </w:pPr>
      <w:r w:rsidRPr="009A70DB">
        <w:rPr>
          <w:rFonts w:ascii="Arial" w:eastAsiaTheme="minorEastAsia" w:hAnsi="Arial" w:cs="Arial"/>
          <w:b/>
          <w:sz w:val="21"/>
          <w:szCs w:val="21"/>
          <w:lang w:eastAsia="zh-CN"/>
        </w:rPr>
        <w:t>帝斯曼食品配料部产品报价</w:t>
      </w:r>
      <w:r>
        <w:rPr>
          <w:rFonts w:ascii="Arial" w:eastAsiaTheme="minorEastAsia" w:hAnsi="Arial" w:cs="Arial" w:hint="eastAsia"/>
          <w:b/>
          <w:sz w:val="21"/>
          <w:szCs w:val="21"/>
          <w:lang w:eastAsia="zh-CN"/>
        </w:rPr>
        <w:t>单</w:t>
      </w:r>
    </w:p>
    <w:p w14:paraId="58925202" w14:textId="77777777" w:rsidR="009A70DB" w:rsidRPr="009A70DB" w:rsidRDefault="009A70DB" w:rsidP="009A70DB">
      <w:pPr>
        <w:tabs>
          <w:tab w:val="left" w:pos="1134"/>
        </w:tabs>
        <w:rPr>
          <w:rFonts w:ascii="Arial" w:eastAsiaTheme="minorEastAsia" w:hAnsi="Arial" w:cs="Arial"/>
          <w:b/>
          <w:sz w:val="21"/>
          <w:szCs w:val="21"/>
        </w:rPr>
      </w:pPr>
    </w:p>
    <w:tbl>
      <w:tblPr>
        <w:tblW w:w="9390" w:type="dxa"/>
        <w:tblInd w:w="98" w:type="dxa"/>
        <w:tblLayout w:type="fixed"/>
        <w:tblLook w:val="0000" w:firstRow="0" w:lastRow="0" w:firstColumn="0" w:lastColumn="0" w:noHBand="0" w:noVBand="0"/>
      </w:tblPr>
      <w:tblGrid>
        <w:gridCol w:w="1877"/>
        <w:gridCol w:w="1701"/>
        <w:gridCol w:w="1559"/>
        <w:gridCol w:w="1701"/>
        <w:gridCol w:w="1559"/>
        <w:gridCol w:w="993"/>
      </w:tblGrid>
      <w:tr w:rsidR="009A70DB" w:rsidRPr="009A70DB" w14:paraId="5892520F" w14:textId="77777777" w:rsidTr="00EB4AFF">
        <w:trPr>
          <w:trHeight w:val="555"/>
        </w:trPr>
        <w:tc>
          <w:tcPr>
            <w:tcW w:w="1877" w:type="dxa"/>
            <w:tcBorders>
              <w:top w:val="single" w:sz="8" w:space="0" w:color="auto"/>
              <w:left w:val="single" w:sz="8" w:space="0" w:color="auto"/>
              <w:bottom w:val="single" w:sz="8" w:space="0" w:color="auto"/>
              <w:right w:val="single" w:sz="8" w:space="0" w:color="FFFFFF" w:themeColor="background1"/>
            </w:tcBorders>
            <w:shd w:val="clear" w:color="auto" w:fill="000000"/>
            <w:vAlign w:val="center"/>
          </w:tcPr>
          <w:p w14:paraId="58925203"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产品名称及规格</w:t>
            </w:r>
          </w:p>
          <w:p w14:paraId="58925204"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Product Name &amp; Specification</w:t>
            </w:r>
          </w:p>
        </w:tc>
        <w:tc>
          <w:tcPr>
            <w:tcW w:w="1701" w:type="dxa"/>
            <w:tcBorders>
              <w:top w:val="single" w:sz="4" w:space="0" w:color="auto"/>
              <w:left w:val="single" w:sz="8" w:space="0" w:color="FFFFFF" w:themeColor="background1"/>
              <w:bottom w:val="single" w:sz="8" w:space="0" w:color="auto"/>
              <w:right w:val="single" w:sz="8" w:space="0" w:color="FFFFFF" w:themeColor="background1"/>
            </w:tcBorders>
            <w:shd w:val="clear" w:color="auto" w:fill="000000"/>
            <w:vAlign w:val="center"/>
          </w:tcPr>
          <w:p w14:paraId="58925205"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产品说明</w:t>
            </w:r>
          </w:p>
          <w:p w14:paraId="58925206"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Product Information</w:t>
            </w:r>
          </w:p>
        </w:tc>
        <w:tc>
          <w:tcPr>
            <w:tcW w:w="1559" w:type="dxa"/>
            <w:tcBorders>
              <w:top w:val="single" w:sz="4" w:space="0" w:color="auto"/>
              <w:left w:val="single" w:sz="8" w:space="0" w:color="FFFFFF" w:themeColor="background1"/>
              <w:bottom w:val="single" w:sz="8" w:space="0" w:color="auto"/>
              <w:right w:val="single" w:sz="8" w:space="0" w:color="FFFFFF" w:themeColor="background1"/>
            </w:tcBorders>
            <w:shd w:val="clear" w:color="auto" w:fill="000000"/>
            <w:vAlign w:val="center"/>
          </w:tcPr>
          <w:p w14:paraId="58925207"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产品包装</w:t>
            </w:r>
          </w:p>
          <w:p w14:paraId="58925208"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Package</w:t>
            </w:r>
          </w:p>
        </w:tc>
        <w:tc>
          <w:tcPr>
            <w:tcW w:w="1701" w:type="dxa"/>
            <w:tcBorders>
              <w:top w:val="single" w:sz="8" w:space="0" w:color="auto"/>
              <w:left w:val="single" w:sz="8" w:space="0" w:color="FFFFFF" w:themeColor="background1"/>
              <w:bottom w:val="single" w:sz="8" w:space="0" w:color="auto"/>
              <w:right w:val="single" w:sz="8" w:space="0" w:color="FFFFFF" w:themeColor="background1"/>
            </w:tcBorders>
            <w:shd w:val="clear" w:color="auto" w:fill="000000"/>
            <w:vAlign w:val="center"/>
          </w:tcPr>
          <w:p w14:paraId="58925209" w14:textId="77777777" w:rsidR="009A70DB" w:rsidRPr="009A70DB" w:rsidRDefault="009A70DB" w:rsidP="009A70DB">
            <w:pP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价格不含增值税</w:t>
            </w:r>
          </w:p>
          <w:p w14:paraId="5892520A"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Price, excl. VAT</w:t>
            </w:r>
            <w:r w:rsidRPr="009A70DB">
              <w:rPr>
                <w:rFonts w:ascii="Arial" w:eastAsiaTheme="minorEastAsia" w:hAnsi="Arial" w:cs="Arial"/>
                <w:b/>
                <w:bCs/>
                <w:color w:val="FFFFFF"/>
                <w:sz w:val="21"/>
                <w:szCs w:val="21"/>
              </w:rPr>
              <w:t>（</w:t>
            </w:r>
            <w:r w:rsidRPr="009A70DB">
              <w:rPr>
                <w:rFonts w:ascii="Arial" w:eastAsiaTheme="minorEastAsia" w:hAnsi="Arial" w:cs="Arial"/>
                <w:b/>
                <w:bCs/>
                <w:color w:val="FFFFFF"/>
                <w:sz w:val="21"/>
                <w:szCs w:val="21"/>
              </w:rPr>
              <w:t>RMB/KG</w:t>
            </w:r>
            <w:r w:rsidRPr="009A70DB">
              <w:rPr>
                <w:rFonts w:ascii="Arial" w:eastAsiaTheme="minorEastAsia" w:hAnsi="Arial" w:cs="Arial"/>
                <w:b/>
                <w:bCs/>
                <w:color w:val="FFFFFF"/>
                <w:sz w:val="21"/>
                <w:szCs w:val="21"/>
              </w:rPr>
              <w:t>）</w:t>
            </w:r>
          </w:p>
        </w:tc>
        <w:tc>
          <w:tcPr>
            <w:tcW w:w="1559" w:type="dxa"/>
            <w:tcBorders>
              <w:top w:val="single" w:sz="8" w:space="0" w:color="auto"/>
              <w:left w:val="single" w:sz="8" w:space="0" w:color="FFFFFF" w:themeColor="background1"/>
              <w:bottom w:val="single" w:sz="8" w:space="0" w:color="auto"/>
              <w:right w:val="single" w:sz="8" w:space="0" w:color="FFFFFF" w:themeColor="background1"/>
            </w:tcBorders>
            <w:shd w:val="clear" w:color="auto" w:fill="000000"/>
            <w:vAlign w:val="center"/>
          </w:tcPr>
          <w:p w14:paraId="5892520B"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价格含增值税</w:t>
            </w:r>
          </w:p>
          <w:p w14:paraId="5892520C"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Price, incl. VAT</w:t>
            </w:r>
            <w:r w:rsidRPr="009A70DB">
              <w:rPr>
                <w:rFonts w:ascii="Arial" w:eastAsiaTheme="minorEastAsia" w:hAnsi="Arial" w:cs="Arial"/>
                <w:b/>
                <w:bCs/>
                <w:color w:val="FFFFFF"/>
                <w:sz w:val="21"/>
                <w:szCs w:val="21"/>
              </w:rPr>
              <w:t>（</w:t>
            </w:r>
            <w:r w:rsidRPr="009A70DB">
              <w:rPr>
                <w:rFonts w:ascii="Arial" w:eastAsiaTheme="minorEastAsia" w:hAnsi="Arial" w:cs="Arial"/>
                <w:b/>
                <w:bCs/>
                <w:color w:val="FFFFFF"/>
                <w:sz w:val="21"/>
                <w:szCs w:val="21"/>
              </w:rPr>
              <w:t>RMB/KG</w:t>
            </w:r>
            <w:r w:rsidRPr="009A70DB">
              <w:rPr>
                <w:rFonts w:ascii="Arial" w:eastAsiaTheme="minorEastAsia" w:hAnsi="Arial" w:cs="Arial"/>
                <w:b/>
                <w:bCs/>
                <w:color w:val="FFFFFF"/>
                <w:sz w:val="21"/>
                <w:szCs w:val="21"/>
              </w:rPr>
              <w:t>）</w:t>
            </w:r>
          </w:p>
        </w:tc>
        <w:tc>
          <w:tcPr>
            <w:tcW w:w="993" w:type="dxa"/>
            <w:tcBorders>
              <w:top w:val="single" w:sz="8" w:space="0" w:color="auto"/>
              <w:left w:val="single" w:sz="8" w:space="0" w:color="FFFFFF" w:themeColor="background1"/>
              <w:bottom w:val="single" w:sz="8" w:space="0" w:color="auto"/>
              <w:right w:val="single" w:sz="8" w:space="0" w:color="auto"/>
            </w:tcBorders>
            <w:shd w:val="clear" w:color="auto" w:fill="000000"/>
            <w:vAlign w:val="center"/>
          </w:tcPr>
          <w:p w14:paraId="5892520D"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备注</w:t>
            </w:r>
          </w:p>
          <w:p w14:paraId="5892520E" w14:textId="77777777" w:rsidR="009A70DB" w:rsidRPr="009A70DB" w:rsidRDefault="009A70DB" w:rsidP="009A70DB">
            <w:pPr>
              <w:jc w:val="center"/>
              <w:rPr>
                <w:rFonts w:ascii="Arial" w:eastAsiaTheme="minorEastAsia" w:hAnsi="Arial" w:cs="Arial"/>
                <w:b/>
                <w:bCs/>
                <w:color w:val="FFFFFF"/>
                <w:sz w:val="21"/>
                <w:szCs w:val="21"/>
              </w:rPr>
            </w:pPr>
            <w:r w:rsidRPr="009A70DB">
              <w:rPr>
                <w:rFonts w:ascii="Arial" w:eastAsiaTheme="minorEastAsia" w:hAnsi="Arial" w:cs="Arial"/>
                <w:b/>
                <w:bCs/>
                <w:color w:val="FFFFFF"/>
                <w:sz w:val="21"/>
                <w:szCs w:val="21"/>
              </w:rPr>
              <w:t>Remark</w:t>
            </w:r>
          </w:p>
        </w:tc>
      </w:tr>
      <w:tr w:rsidR="009A70DB" w:rsidRPr="009A70DB" w14:paraId="58925216"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10"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11" w14:textId="77777777" w:rsidR="009A70DB" w:rsidRPr="009A70DB" w:rsidRDefault="009A70DB" w:rsidP="009A70DB">
            <w:pPr>
              <w:ind w:right="200"/>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12" w14:textId="77777777" w:rsidR="009A70DB" w:rsidRPr="009A70DB" w:rsidRDefault="009A70DB" w:rsidP="009A70DB">
            <w:pPr>
              <w:ind w:right="200"/>
              <w:jc w:val="cente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13"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14"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15" w14:textId="77777777" w:rsidR="009A70DB" w:rsidRPr="009A70DB" w:rsidRDefault="009A70DB" w:rsidP="009A70DB">
            <w:pPr>
              <w:jc w:val="right"/>
              <w:rPr>
                <w:rFonts w:ascii="Arial" w:eastAsiaTheme="minorEastAsia" w:hAnsi="Arial" w:cs="Arial"/>
                <w:sz w:val="21"/>
                <w:szCs w:val="21"/>
              </w:rPr>
            </w:pPr>
          </w:p>
        </w:tc>
      </w:tr>
      <w:tr w:rsidR="009A70DB" w:rsidRPr="009A70DB" w14:paraId="5892521D"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17"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18"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19"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1A"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1B"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1C" w14:textId="77777777" w:rsidR="009A70DB" w:rsidRPr="009A70DB" w:rsidRDefault="009A70DB" w:rsidP="009A70DB">
            <w:pPr>
              <w:jc w:val="right"/>
              <w:rPr>
                <w:rFonts w:ascii="Arial" w:eastAsiaTheme="minorEastAsia" w:hAnsi="Arial" w:cs="Arial"/>
                <w:sz w:val="21"/>
                <w:szCs w:val="21"/>
              </w:rPr>
            </w:pPr>
          </w:p>
        </w:tc>
      </w:tr>
      <w:tr w:rsidR="009A70DB" w:rsidRPr="009A70DB" w14:paraId="58925224"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1E"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1F"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20"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21"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22"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23" w14:textId="77777777" w:rsidR="009A70DB" w:rsidRPr="009A70DB" w:rsidRDefault="009A70DB" w:rsidP="009A70DB">
            <w:pPr>
              <w:jc w:val="right"/>
              <w:rPr>
                <w:rFonts w:ascii="Arial" w:eastAsiaTheme="minorEastAsia" w:hAnsi="Arial" w:cs="Arial"/>
                <w:sz w:val="21"/>
                <w:szCs w:val="21"/>
              </w:rPr>
            </w:pPr>
          </w:p>
        </w:tc>
      </w:tr>
      <w:tr w:rsidR="009A70DB" w:rsidRPr="009A70DB" w14:paraId="5892522B"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25"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26"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27"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28"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29"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2A" w14:textId="77777777" w:rsidR="009A70DB" w:rsidRPr="009A70DB" w:rsidRDefault="009A70DB" w:rsidP="009A70DB">
            <w:pPr>
              <w:jc w:val="right"/>
              <w:rPr>
                <w:rFonts w:ascii="Arial" w:eastAsiaTheme="minorEastAsia" w:hAnsi="Arial" w:cs="Arial"/>
                <w:sz w:val="21"/>
                <w:szCs w:val="21"/>
              </w:rPr>
            </w:pPr>
          </w:p>
        </w:tc>
      </w:tr>
      <w:tr w:rsidR="009A70DB" w:rsidRPr="009A70DB" w14:paraId="58925232"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2C"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2D"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2E"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2F"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30"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31" w14:textId="77777777" w:rsidR="009A70DB" w:rsidRPr="009A70DB" w:rsidRDefault="009A70DB" w:rsidP="009A70DB">
            <w:pPr>
              <w:jc w:val="right"/>
              <w:rPr>
                <w:rFonts w:ascii="Arial" w:eastAsiaTheme="minorEastAsia" w:hAnsi="Arial" w:cs="Arial"/>
                <w:sz w:val="21"/>
                <w:szCs w:val="21"/>
              </w:rPr>
            </w:pPr>
          </w:p>
        </w:tc>
      </w:tr>
      <w:tr w:rsidR="009A70DB" w:rsidRPr="009A70DB" w14:paraId="58925239"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33"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34"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35"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36"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37"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38" w14:textId="77777777" w:rsidR="009A70DB" w:rsidRPr="009A70DB" w:rsidRDefault="009A70DB" w:rsidP="009A70DB">
            <w:pPr>
              <w:jc w:val="right"/>
              <w:rPr>
                <w:rFonts w:ascii="Arial" w:eastAsiaTheme="minorEastAsia" w:hAnsi="Arial" w:cs="Arial"/>
                <w:sz w:val="21"/>
                <w:szCs w:val="21"/>
              </w:rPr>
            </w:pPr>
          </w:p>
        </w:tc>
      </w:tr>
      <w:tr w:rsidR="009A70DB" w:rsidRPr="009A70DB" w14:paraId="58925240" w14:textId="77777777" w:rsidTr="00EB4AFF">
        <w:trPr>
          <w:trHeight w:val="330"/>
        </w:trPr>
        <w:tc>
          <w:tcPr>
            <w:tcW w:w="1877" w:type="dxa"/>
            <w:tcBorders>
              <w:top w:val="nil"/>
              <w:left w:val="single" w:sz="4" w:space="0" w:color="auto"/>
              <w:bottom w:val="single" w:sz="4" w:space="0" w:color="auto"/>
              <w:right w:val="single" w:sz="4" w:space="0" w:color="auto"/>
            </w:tcBorders>
            <w:shd w:val="clear" w:color="auto" w:fill="auto"/>
            <w:noWrap/>
            <w:vAlign w:val="center"/>
          </w:tcPr>
          <w:p w14:paraId="5892523A" w14:textId="77777777" w:rsidR="009A70DB" w:rsidRPr="009A70DB" w:rsidRDefault="009A70DB" w:rsidP="009A70DB">
            <w:pPr>
              <w:rPr>
                <w:rFonts w:ascii="Arial" w:eastAsiaTheme="minorEastAsia" w:hAnsi="Arial" w:cs="Arial"/>
                <w:sz w:val="21"/>
                <w:szCs w:val="21"/>
              </w:rPr>
            </w:pPr>
          </w:p>
        </w:tc>
        <w:tc>
          <w:tcPr>
            <w:tcW w:w="1701" w:type="dxa"/>
            <w:tcBorders>
              <w:top w:val="nil"/>
              <w:left w:val="nil"/>
              <w:bottom w:val="single" w:sz="4" w:space="0" w:color="auto"/>
              <w:right w:val="single" w:sz="4" w:space="0" w:color="auto"/>
            </w:tcBorders>
            <w:vAlign w:val="center"/>
          </w:tcPr>
          <w:p w14:paraId="5892523B" w14:textId="77777777" w:rsidR="009A70DB" w:rsidRPr="009A70DB" w:rsidRDefault="009A70DB" w:rsidP="009A70DB">
            <w:pPr>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vAlign w:val="center"/>
          </w:tcPr>
          <w:p w14:paraId="5892523C" w14:textId="77777777" w:rsidR="009A70DB" w:rsidRPr="009A70DB" w:rsidRDefault="009A70DB" w:rsidP="009A70DB">
            <w:pPr>
              <w:rPr>
                <w:rFonts w:ascii="Arial" w:eastAsiaTheme="minorEastAsia" w:hAnsi="Arial" w:cs="Arial"/>
                <w:sz w:val="21"/>
                <w:szCs w:val="21"/>
              </w:rPr>
            </w:pPr>
          </w:p>
        </w:tc>
        <w:tc>
          <w:tcPr>
            <w:tcW w:w="1701" w:type="dxa"/>
            <w:tcBorders>
              <w:top w:val="nil"/>
              <w:left w:val="single" w:sz="4" w:space="0" w:color="auto"/>
              <w:bottom w:val="single" w:sz="4" w:space="0" w:color="auto"/>
              <w:right w:val="single" w:sz="4" w:space="0" w:color="auto"/>
            </w:tcBorders>
          </w:tcPr>
          <w:p w14:paraId="5892523D" w14:textId="77777777" w:rsidR="009A70DB" w:rsidRPr="009A70DB" w:rsidRDefault="009A70DB" w:rsidP="009A70DB">
            <w:pPr>
              <w:jc w:val="right"/>
              <w:rPr>
                <w:rFonts w:ascii="Arial" w:eastAsiaTheme="minorEastAsia" w:hAnsi="Arial" w:cs="Arial"/>
                <w:sz w:val="21"/>
                <w:szCs w:val="21"/>
              </w:rPr>
            </w:pPr>
          </w:p>
        </w:tc>
        <w:tc>
          <w:tcPr>
            <w:tcW w:w="1559" w:type="dxa"/>
            <w:tcBorders>
              <w:top w:val="nil"/>
              <w:left w:val="single" w:sz="4" w:space="0" w:color="auto"/>
              <w:bottom w:val="single" w:sz="4" w:space="0" w:color="auto"/>
              <w:right w:val="single" w:sz="4" w:space="0" w:color="auto"/>
            </w:tcBorders>
            <w:shd w:val="clear" w:color="auto" w:fill="auto"/>
            <w:noWrap/>
            <w:vAlign w:val="center"/>
          </w:tcPr>
          <w:p w14:paraId="5892523E" w14:textId="77777777" w:rsidR="009A70DB" w:rsidRPr="009A70DB" w:rsidRDefault="009A70DB" w:rsidP="009A70DB">
            <w:pPr>
              <w:jc w:val="right"/>
              <w:rPr>
                <w:rFonts w:ascii="Arial" w:eastAsiaTheme="minorEastAsia" w:hAnsi="Arial" w:cs="Arial"/>
                <w:sz w:val="21"/>
                <w:szCs w:val="21"/>
              </w:rPr>
            </w:pPr>
          </w:p>
        </w:tc>
        <w:tc>
          <w:tcPr>
            <w:tcW w:w="993" w:type="dxa"/>
            <w:tcBorders>
              <w:top w:val="nil"/>
              <w:left w:val="single" w:sz="4" w:space="0" w:color="auto"/>
              <w:bottom w:val="single" w:sz="4" w:space="0" w:color="auto"/>
              <w:right w:val="single" w:sz="4" w:space="0" w:color="auto"/>
            </w:tcBorders>
          </w:tcPr>
          <w:p w14:paraId="5892523F" w14:textId="77777777" w:rsidR="009A70DB" w:rsidRPr="009A70DB" w:rsidRDefault="009A70DB" w:rsidP="009A70DB">
            <w:pPr>
              <w:jc w:val="right"/>
              <w:rPr>
                <w:rFonts w:ascii="Arial" w:eastAsiaTheme="minorEastAsia" w:hAnsi="Arial" w:cs="Arial"/>
                <w:sz w:val="21"/>
                <w:szCs w:val="21"/>
              </w:rPr>
            </w:pPr>
          </w:p>
        </w:tc>
      </w:tr>
    </w:tbl>
    <w:p w14:paraId="58925241" w14:textId="77777777" w:rsidR="009A70DB" w:rsidRPr="009A70DB" w:rsidRDefault="009A70DB" w:rsidP="009A70DB">
      <w:pPr>
        <w:rPr>
          <w:rFonts w:ascii="Arial" w:eastAsiaTheme="minorEastAsia" w:hAnsi="Arial" w:cs="Arial"/>
          <w:sz w:val="21"/>
          <w:szCs w:val="21"/>
        </w:rPr>
      </w:pPr>
    </w:p>
    <w:p w14:paraId="58925242" w14:textId="77777777" w:rsidR="009A70DB" w:rsidRPr="009A70DB" w:rsidRDefault="009A70DB" w:rsidP="009A70DB">
      <w:pPr>
        <w:pStyle w:val="af3"/>
        <w:widowControl/>
        <w:numPr>
          <w:ilvl w:val="0"/>
          <w:numId w:val="40"/>
        </w:numPr>
        <w:adjustRightInd w:val="0"/>
        <w:snapToGrid w:val="0"/>
        <w:spacing w:line="240" w:lineRule="atLeast"/>
        <w:ind w:left="357" w:firstLineChars="0"/>
        <w:rPr>
          <w:rFonts w:ascii="Arial" w:eastAsiaTheme="minorEastAsia" w:hAnsi="Arial" w:cs="Arial"/>
          <w:sz w:val="21"/>
          <w:szCs w:val="21"/>
        </w:rPr>
      </w:pPr>
      <w:bookmarkStart w:id="10" w:name="OLE_LINK1"/>
      <w:bookmarkStart w:id="11" w:name="OLE_LINK2"/>
      <w:r w:rsidRPr="009A70DB">
        <w:rPr>
          <w:rFonts w:ascii="Arial" w:eastAsiaTheme="minorEastAsia" w:hAnsi="Arial" w:cs="Arial"/>
          <w:sz w:val="21"/>
          <w:szCs w:val="21"/>
        </w:rPr>
        <w:t>本报价单右栏价格为含</w:t>
      </w:r>
      <w:r w:rsidRPr="009A70DB">
        <w:rPr>
          <w:rFonts w:ascii="Arial" w:eastAsiaTheme="minorEastAsia" w:hAnsi="Arial" w:cs="Arial"/>
          <w:sz w:val="21"/>
          <w:szCs w:val="21"/>
        </w:rPr>
        <w:t>17%</w:t>
      </w:r>
      <w:r w:rsidRPr="009A70DB">
        <w:rPr>
          <w:rFonts w:ascii="Arial" w:eastAsiaTheme="minorEastAsia" w:hAnsi="Arial" w:cs="Arial"/>
          <w:sz w:val="21"/>
          <w:szCs w:val="21"/>
        </w:rPr>
        <w:t>增值税的价格；</w:t>
      </w:r>
    </w:p>
    <w:p w14:paraId="58925243" w14:textId="77777777" w:rsidR="009A70DB" w:rsidRPr="009A70DB" w:rsidRDefault="009A70DB" w:rsidP="009A70DB">
      <w:pPr>
        <w:pStyle w:val="af3"/>
        <w:ind w:left="357" w:firstLineChars="0" w:firstLine="0"/>
        <w:rPr>
          <w:rFonts w:ascii="Arial" w:eastAsiaTheme="minorEastAsia" w:hAnsi="Arial" w:cs="Arial"/>
          <w:sz w:val="21"/>
          <w:szCs w:val="21"/>
        </w:rPr>
      </w:pPr>
      <w:r w:rsidRPr="009A70DB">
        <w:rPr>
          <w:rFonts w:ascii="Arial" w:eastAsiaTheme="minorEastAsia" w:hAnsi="Arial" w:cs="Arial"/>
          <w:sz w:val="21"/>
          <w:szCs w:val="21"/>
        </w:rPr>
        <w:t>The Price on the right column is the Price including 17% VAT;</w:t>
      </w:r>
    </w:p>
    <w:p w14:paraId="58925244" w14:textId="77777777" w:rsidR="009A70DB" w:rsidRPr="009A70DB" w:rsidRDefault="009A70DB" w:rsidP="009A70DB">
      <w:pPr>
        <w:rPr>
          <w:rFonts w:ascii="Arial" w:eastAsiaTheme="minorEastAsia" w:hAnsi="Arial" w:cs="Arial"/>
          <w:sz w:val="21"/>
          <w:szCs w:val="21"/>
        </w:rPr>
      </w:pPr>
    </w:p>
    <w:p w14:paraId="58925245" w14:textId="77777777" w:rsidR="009A70DB" w:rsidRPr="009A70DB" w:rsidRDefault="009A70DB" w:rsidP="009A70DB">
      <w:pPr>
        <w:pStyle w:val="af3"/>
        <w:widowControl/>
        <w:numPr>
          <w:ilvl w:val="0"/>
          <w:numId w:val="40"/>
        </w:numPr>
        <w:adjustRightInd w:val="0"/>
        <w:snapToGrid w:val="0"/>
        <w:spacing w:line="240" w:lineRule="atLeast"/>
        <w:ind w:left="357" w:firstLineChars="0"/>
        <w:rPr>
          <w:rFonts w:ascii="Arial" w:eastAsiaTheme="minorEastAsia" w:hAnsi="Arial" w:cs="Arial"/>
          <w:b/>
          <w:sz w:val="21"/>
          <w:szCs w:val="21"/>
        </w:rPr>
      </w:pPr>
      <w:r w:rsidRPr="009A70DB">
        <w:rPr>
          <w:rFonts w:ascii="Arial" w:eastAsiaTheme="minorEastAsia" w:hAnsi="Arial" w:cs="Arial"/>
          <w:b/>
          <w:sz w:val="21"/>
          <w:szCs w:val="21"/>
        </w:rPr>
        <w:t>每个订单的最小订单金额：</w:t>
      </w:r>
      <w:r w:rsidRPr="009A70DB">
        <w:rPr>
          <w:rFonts w:ascii="Arial" w:eastAsiaTheme="minorEastAsia" w:hAnsi="Arial" w:cs="Arial"/>
          <w:b/>
          <w:sz w:val="21"/>
          <w:szCs w:val="21"/>
        </w:rPr>
        <w:t xml:space="preserve"> </w:t>
      </w:r>
      <w:r w:rsidRPr="009A70DB">
        <w:rPr>
          <w:rFonts w:ascii="Arial" w:eastAsiaTheme="minorEastAsia" w:hAnsi="Arial" w:cs="Arial"/>
          <w:b/>
          <w:sz w:val="21"/>
          <w:szCs w:val="21"/>
        </w:rPr>
        <w:t>不少于人民币</w:t>
      </w:r>
      <w:r w:rsidRPr="009A70DB">
        <w:rPr>
          <w:rFonts w:ascii="Arial" w:eastAsiaTheme="minorEastAsia" w:hAnsi="Arial" w:cs="Arial"/>
          <w:b/>
          <w:sz w:val="21"/>
          <w:szCs w:val="21"/>
        </w:rPr>
        <w:t>22,500</w:t>
      </w:r>
      <w:r w:rsidRPr="009A70DB">
        <w:rPr>
          <w:rFonts w:ascii="Arial" w:eastAsiaTheme="minorEastAsia" w:hAnsi="Arial" w:cs="Arial"/>
          <w:b/>
          <w:sz w:val="21"/>
          <w:szCs w:val="21"/>
        </w:rPr>
        <w:t>元（含增值税）；</w:t>
      </w:r>
    </w:p>
    <w:p w14:paraId="58925246" w14:textId="77777777" w:rsidR="009A70DB" w:rsidRDefault="009A70DB" w:rsidP="009A70DB">
      <w:pPr>
        <w:pStyle w:val="af3"/>
        <w:ind w:left="357" w:firstLineChars="0" w:firstLine="0"/>
        <w:rPr>
          <w:rFonts w:ascii="Arial" w:eastAsiaTheme="minorEastAsia" w:hAnsi="Arial" w:cs="Arial"/>
          <w:b/>
          <w:sz w:val="21"/>
          <w:szCs w:val="21"/>
        </w:rPr>
      </w:pPr>
      <w:r w:rsidRPr="009A70DB">
        <w:rPr>
          <w:rFonts w:ascii="Arial" w:eastAsiaTheme="minorEastAsia" w:hAnsi="Arial" w:cs="Arial"/>
          <w:b/>
          <w:sz w:val="21"/>
          <w:szCs w:val="21"/>
        </w:rPr>
        <w:t>The minimum value of an order: no less than RMB 22,500 (including VAT);</w:t>
      </w:r>
    </w:p>
    <w:p w14:paraId="58925247" w14:textId="77777777" w:rsidR="009A70DB" w:rsidRPr="009A70DB" w:rsidRDefault="009A70DB" w:rsidP="009A70DB">
      <w:pPr>
        <w:pStyle w:val="af3"/>
        <w:ind w:left="357" w:firstLineChars="0" w:firstLine="0"/>
        <w:rPr>
          <w:rFonts w:ascii="Arial" w:eastAsiaTheme="minorEastAsia" w:hAnsi="Arial" w:cs="Arial"/>
          <w:b/>
          <w:sz w:val="21"/>
          <w:szCs w:val="21"/>
        </w:rPr>
      </w:pPr>
    </w:p>
    <w:p w14:paraId="58925248" w14:textId="77777777" w:rsidR="00112B8A" w:rsidRDefault="00112B8A" w:rsidP="009A70DB">
      <w:pPr>
        <w:pStyle w:val="af3"/>
        <w:widowControl/>
        <w:numPr>
          <w:ilvl w:val="0"/>
          <w:numId w:val="40"/>
        </w:numPr>
        <w:adjustRightInd w:val="0"/>
        <w:snapToGrid w:val="0"/>
        <w:spacing w:line="240" w:lineRule="atLeast"/>
        <w:ind w:left="357" w:firstLineChars="0"/>
        <w:rPr>
          <w:rFonts w:ascii="Arial" w:eastAsiaTheme="minorEastAsia" w:hAnsi="Arial" w:cs="Arial"/>
          <w:b/>
          <w:sz w:val="21"/>
          <w:szCs w:val="21"/>
        </w:rPr>
      </w:pPr>
      <w:r w:rsidRPr="009A70DB">
        <w:rPr>
          <w:rFonts w:ascii="Arial" w:eastAsiaTheme="minorEastAsia" w:hAnsi="Arial" w:cs="Arial"/>
          <w:b/>
          <w:sz w:val="21"/>
          <w:szCs w:val="21"/>
        </w:rPr>
        <w:t>严格控制每个收货地址的订单数量，原则上同一个收货地址每个月的订单将不超过两</w:t>
      </w:r>
      <w:r w:rsidRPr="009A70DB">
        <w:rPr>
          <w:rFonts w:ascii="Arial" w:eastAsiaTheme="minorEastAsia" w:hAnsi="Arial" w:cs="Arial"/>
          <w:b/>
          <w:sz w:val="21"/>
          <w:szCs w:val="21"/>
        </w:rPr>
        <w:t>(2)</w:t>
      </w:r>
      <w:r w:rsidRPr="009A70DB">
        <w:rPr>
          <w:rFonts w:ascii="Arial" w:eastAsiaTheme="minorEastAsia" w:hAnsi="Arial" w:cs="Arial"/>
          <w:b/>
          <w:sz w:val="21"/>
          <w:szCs w:val="21"/>
        </w:rPr>
        <w:t>单；</w:t>
      </w:r>
    </w:p>
    <w:p w14:paraId="58925249" w14:textId="77777777" w:rsidR="009A70DB" w:rsidRPr="009A70DB" w:rsidRDefault="009A70DB" w:rsidP="00112B8A">
      <w:pPr>
        <w:pStyle w:val="af3"/>
        <w:widowControl/>
        <w:adjustRightInd w:val="0"/>
        <w:snapToGrid w:val="0"/>
        <w:spacing w:line="240" w:lineRule="atLeast"/>
        <w:ind w:left="357" w:firstLineChars="0" w:firstLine="0"/>
        <w:rPr>
          <w:rFonts w:ascii="Arial" w:eastAsiaTheme="minorEastAsia" w:hAnsi="Arial" w:cs="Arial"/>
          <w:b/>
          <w:sz w:val="21"/>
          <w:szCs w:val="21"/>
        </w:rPr>
      </w:pPr>
      <w:r w:rsidRPr="009A70DB">
        <w:rPr>
          <w:rFonts w:ascii="Arial" w:eastAsiaTheme="minorEastAsia" w:hAnsi="Arial" w:cs="Arial"/>
          <w:b/>
          <w:sz w:val="21"/>
          <w:szCs w:val="21"/>
        </w:rPr>
        <w:t>In principle, it is strict to maximum two (2) orders per month to the same ship-to account.</w:t>
      </w:r>
    </w:p>
    <w:p w14:paraId="5892524A" w14:textId="77777777" w:rsidR="009A70DB" w:rsidRPr="009A70DB" w:rsidRDefault="009A70DB" w:rsidP="009A70DB">
      <w:pPr>
        <w:pStyle w:val="af3"/>
        <w:ind w:left="357" w:firstLineChars="0" w:firstLine="0"/>
        <w:rPr>
          <w:rFonts w:ascii="Arial" w:eastAsiaTheme="minorEastAsia" w:hAnsi="Arial" w:cs="Arial"/>
          <w:b/>
          <w:sz w:val="21"/>
          <w:szCs w:val="21"/>
        </w:rPr>
      </w:pPr>
    </w:p>
    <w:p w14:paraId="5892524B" w14:textId="77777777" w:rsidR="00112B8A" w:rsidRDefault="00112B8A" w:rsidP="009A70DB">
      <w:pPr>
        <w:pStyle w:val="af3"/>
        <w:widowControl/>
        <w:numPr>
          <w:ilvl w:val="0"/>
          <w:numId w:val="40"/>
        </w:numPr>
        <w:adjustRightInd w:val="0"/>
        <w:snapToGrid w:val="0"/>
        <w:spacing w:line="240" w:lineRule="atLeast"/>
        <w:ind w:left="357" w:firstLineChars="0"/>
        <w:rPr>
          <w:rFonts w:ascii="Arial" w:eastAsiaTheme="minorEastAsia" w:hAnsi="Arial" w:cs="Arial"/>
          <w:b/>
          <w:sz w:val="21"/>
          <w:szCs w:val="21"/>
        </w:rPr>
      </w:pPr>
      <w:r w:rsidRPr="009A70DB">
        <w:rPr>
          <w:rFonts w:ascii="Arial" w:eastAsiaTheme="minorEastAsia" w:hAnsi="Arial" w:cs="Arial"/>
          <w:b/>
          <w:sz w:val="21"/>
          <w:szCs w:val="21"/>
        </w:rPr>
        <w:t>对于同一个收货地址每月的订单数量超过两单，或者订单金额小于规定的</w:t>
      </w:r>
      <w:r w:rsidRPr="009A70DB">
        <w:rPr>
          <w:rFonts w:ascii="Arial" w:eastAsiaTheme="minorEastAsia" w:hAnsi="Arial" w:cs="Arial"/>
          <w:b/>
          <w:sz w:val="21"/>
          <w:szCs w:val="21"/>
        </w:rPr>
        <w:t>22,500</w:t>
      </w:r>
      <w:r w:rsidRPr="009A70DB">
        <w:rPr>
          <w:rFonts w:ascii="Arial" w:eastAsiaTheme="minorEastAsia" w:hAnsi="Arial" w:cs="Arial"/>
          <w:b/>
          <w:sz w:val="21"/>
          <w:szCs w:val="21"/>
        </w:rPr>
        <w:t>元（人民币含税），每个订单将加收除订货金外的小单费</w:t>
      </w:r>
      <w:r w:rsidRPr="009A70DB">
        <w:rPr>
          <w:rFonts w:ascii="Arial" w:eastAsiaTheme="minorEastAsia" w:hAnsi="Arial" w:cs="Arial"/>
          <w:b/>
          <w:sz w:val="21"/>
          <w:szCs w:val="21"/>
        </w:rPr>
        <w:t>249</w:t>
      </w:r>
      <w:r w:rsidRPr="009A70DB">
        <w:rPr>
          <w:rFonts w:ascii="Arial" w:eastAsiaTheme="minorEastAsia" w:hAnsi="Arial" w:cs="Arial"/>
          <w:b/>
          <w:sz w:val="21"/>
          <w:szCs w:val="21"/>
        </w:rPr>
        <w:t>元（人民币含税）。</w:t>
      </w:r>
    </w:p>
    <w:p w14:paraId="5892524C" w14:textId="77777777" w:rsidR="009A70DB" w:rsidRPr="009A70DB" w:rsidRDefault="009A70DB" w:rsidP="00112B8A">
      <w:pPr>
        <w:pStyle w:val="af3"/>
        <w:widowControl/>
        <w:adjustRightInd w:val="0"/>
        <w:snapToGrid w:val="0"/>
        <w:spacing w:line="240" w:lineRule="atLeast"/>
        <w:ind w:left="357" w:firstLineChars="0" w:firstLine="0"/>
        <w:rPr>
          <w:rFonts w:ascii="Arial" w:eastAsiaTheme="minorEastAsia" w:hAnsi="Arial" w:cs="Arial"/>
          <w:b/>
          <w:sz w:val="21"/>
          <w:szCs w:val="21"/>
        </w:rPr>
      </w:pPr>
      <w:r w:rsidRPr="009A70DB">
        <w:rPr>
          <w:rFonts w:ascii="Arial" w:eastAsiaTheme="minorEastAsia" w:hAnsi="Arial" w:cs="Arial"/>
          <w:b/>
          <w:sz w:val="21"/>
          <w:szCs w:val="21"/>
        </w:rPr>
        <w:t>The extra charge is RMB 249 with VAT per order if it does not meet the above conditions.</w:t>
      </w:r>
    </w:p>
    <w:p w14:paraId="5892524D" w14:textId="77777777" w:rsidR="009A70DB" w:rsidRPr="00112B8A" w:rsidRDefault="009A70DB" w:rsidP="009A70DB">
      <w:pPr>
        <w:pStyle w:val="af3"/>
        <w:ind w:left="357" w:firstLineChars="0" w:firstLine="0"/>
        <w:rPr>
          <w:rFonts w:ascii="Arial" w:eastAsiaTheme="minorEastAsia" w:hAnsi="Arial" w:cs="Arial"/>
          <w:b/>
          <w:sz w:val="21"/>
          <w:szCs w:val="21"/>
        </w:rPr>
      </w:pPr>
    </w:p>
    <w:p w14:paraId="5892524E" w14:textId="77777777" w:rsidR="009A70DB" w:rsidRPr="009A70DB" w:rsidRDefault="009A70DB" w:rsidP="009A70DB">
      <w:pPr>
        <w:pStyle w:val="af3"/>
        <w:widowControl/>
        <w:numPr>
          <w:ilvl w:val="0"/>
          <w:numId w:val="40"/>
        </w:numPr>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本报价为双方合同约定月度交货次数下，按照合同约定或者双方另行同意的交货地点价格，包含运费和交运保险费；若在月度内，需方要求交货次数超过双方约定，</w:t>
      </w:r>
      <w:r w:rsidRPr="009A70DB">
        <w:rPr>
          <w:rFonts w:ascii="Arial" w:eastAsiaTheme="minorEastAsia" w:hAnsi="Arial" w:cs="Arial"/>
          <w:sz w:val="21"/>
          <w:szCs w:val="21"/>
        </w:rPr>
        <w:t>DTC</w:t>
      </w:r>
      <w:r w:rsidRPr="009A70DB">
        <w:rPr>
          <w:rFonts w:ascii="Arial" w:eastAsiaTheme="minorEastAsia" w:hAnsi="Arial" w:cs="Arial"/>
          <w:sz w:val="21"/>
          <w:szCs w:val="21"/>
        </w:rPr>
        <w:t>有权依据本附件条款</w:t>
      </w:r>
      <w:r w:rsidRPr="009A70DB">
        <w:rPr>
          <w:rFonts w:ascii="Arial" w:eastAsiaTheme="minorEastAsia" w:hAnsi="Arial" w:cs="Arial"/>
          <w:sz w:val="21"/>
          <w:szCs w:val="21"/>
        </w:rPr>
        <w:t>4</w:t>
      </w:r>
      <w:r w:rsidRPr="009A70DB">
        <w:rPr>
          <w:rFonts w:ascii="Arial" w:eastAsiaTheme="minorEastAsia" w:hAnsi="Arial" w:cs="Arial"/>
          <w:sz w:val="21"/>
          <w:szCs w:val="21"/>
        </w:rPr>
        <w:t>收取相应服务费或者另行约定的产品价格执行；</w:t>
      </w:r>
    </w:p>
    <w:p w14:paraId="5892524F" w14:textId="77777777" w:rsidR="009A70DB" w:rsidRPr="009A70DB" w:rsidRDefault="009A70DB" w:rsidP="009A70DB">
      <w:pPr>
        <w:pStyle w:val="af3"/>
        <w:ind w:left="360" w:firstLineChars="0" w:firstLine="0"/>
        <w:rPr>
          <w:rFonts w:ascii="Arial" w:eastAsiaTheme="minorEastAsia" w:hAnsi="Arial" w:cs="Arial"/>
          <w:sz w:val="21"/>
          <w:szCs w:val="21"/>
        </w:rPr>
      </w:pPr>
      <w:r w:rsidRPr="009A70DB">
        <w:rPr>
          <w:rFonts w:ascii="Arial" w:eastAsiaTheme="minorEastAsia" w:hAnsi="Arial" w:cs="Arial"/>
          <w:sz w:val="21"/>
          <w:szCs w:val="21"/>
        </w:rPr>
        <w:t>The Price herein is effective provided the following conditions are satisfied: 1) below contracted monthly delivery times, and 2) the products are delivered at contracted delivery place or a place as otherwise agreed by both Parties. The Price includes freight and insurance of transportation. If the monthly delivery times exceeds the number in the Agreement, DTC has the right to charge additional service fee in accordance with the article 4 of this Appendix, or both Parties shall adopt a new price as otherwise agreed upon by both Parties.</w:t>
      </w:r>
    </w:p>
    <w:p w14:paraId="58925250" w14:textId="77777777" w:rsidR="009A70DB" w:rsidRPr="009A70DB" w:rsidRDefault="009A70DB" w:rsidP="009A70DB">
      <w:pPr>
        <w:pStyle w:val="af3"/>
        <w:ind w:left="360"/>
        <w:rPr>
          <w:rFonts w:ascii="Arial" w:eastAsiaTheme="minorEastAsia" w:hAnsi="Arial" w:cs="Arial"/>
          <w:sz w:val="21"/>
          <w:szCs w:val="21"/>
        </w:rPr>
      </w:pPr>
    </w:p>
    <w:p w14:paraId="58925251" w14:textId="77777777" w:rsidR="009A70DB" w:rsidRPr="00FF5C06"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有效期：本产品报价至</w:t>
      </w:r>
      <w:r w:rsidRPr="00FF5C06">
        <w:rPr>
          <w:rFonts w:ascii="Arial" w:eastAsiaTheme="minorEastAsia" w:hAnsi="Arial" w:cs="Arial"/>
          <w:b/>
          <w:sz w:val="21"/>
          <w:szCs w:val="21"/>
        </w:rPr>
        <w:t>[     ]</w:t>
      </w:r>
      <w:r w:rsidRPr="00FF5C06">
        <w:rPr>
          <w:rFonts w:ascii="Arial" w:eastAsiaTheme="minorEastAsia" w:hAnsi="Arial" w:cs="Arial"/>
          <w:b/>
          <w:sz w:val="21"/>
          <w:szCs w:val="21"/>
        </w:rPr>
        <w:t>年</w:t>
      </w:r>
      <w:r w:rsidRPr="00FF5C06">
        <w:rPr>
          <w:rFonts w:ascii="Arial" w:eastAsiaTheme="minorEastAsia" w:hAnsi="Arial" w:cs="Arial"/>
          <w:b/>
          <w:sz w:val="21"/>
          <w:szCs w:val="21"/>
        </w:rPr>
        <w:t>[   ]</w:t>
      </w:r>
      <w:r w:rsidRPr="00FF5C06">
        <w:rPr>
          <w:rFonts w:ascii="Arial" w:eastAsiaTheme="minorEastAsia" w:hAnsi="Arial" w:cs="Arial"/>
          <w:b/>
          <w:sz w:val="21"/>
          <w:szCs w:val="21"/>
        </w:rPr>
        <w:t>月</w:t>
      </w:r>
      <w:r w:rsidRPr="00FF5C06">
        <w:rPr>
          <w:rFonts w:ascii="Arial" w:eastAsiaTheme="minorEastAsia" w:hAnsi="Arial" w:cs="Arial"/>
          <w:b/>
          <w:sz w:val="21"/>
          <w:szCs w:val="21"/>
        </w:rPr>
        <w:t>[   ]</w:t>
      </w:r>
      <w:r w:rsidRPr="00FF5C06">
        <w:rPr>
          <w:rFonts w:ascii="Arial" w:eastAsiaTheme="minorEastAsia" w:hAnsi="Arial" w:cs="Arial"/>
          <w:b/>
          <w:sz w:val="21"/>
          <w:szCs w:val="21"/>
        </w:rPr>
        <w:t>日</w:t>
      </w:r>
      <w:r w:rsidRPr="00FF5C06">
        <w:rPr>
          <w:rFonts w:ascii="Arial" w:eastAsiaTheme="minorEastAsia" w:hAnsi="Arial" w:cs="Arial"/>
          <w:sz w:val="21"/>
          <w:szCs w:val="21"/>
        </w:rPr>
        <w:t>有效，价格变动按照帝斯曼贸易</w:t>
      </w:r>
      <w:r w:rsidRPr="00FF5C06">
        <w:rPr>
          <w:rFonts w:ascii="Arial" w:eastAsiaTheme="minorEastAsia" w:hAnsi="Arial" w:cs="Arial"/>
          <w:sz w:val="21"/>
          <w:szCs w:val="21"/>
        </w:rPr>
        <w:t>(</w:t>
      </w:r>
      <w:r w:rsidRPr="00FF5C06">
        <w:rPr>
          <w:rFonts w:ascii="Arial" w:eastAsiaTheme="minorEastAsia" w:hAnsi="Arial" w:cs="Arial"/>
          <w:sz w:val="21"/>
          <w:szCs w:val="21"/>
        </w:rPr>
        <w:t>上海</w:t>
      </w:r>
      <w:r w:rsidRPr="00FF5C06">
        <w:rPr>
          <w:rFonts w:ascii="Arial" w:eastAsiaTheme="minorEastAsia" w:hAnsi="Arial" w:cs="Arial"/>
          <w:sz w:val="21"/>
          <w:szCs w:val="21"/>
        </w:rPr>
        <w:t>)</w:t>
      </w:r>
      <w:r w:rsidRPr="00FF5C06">
        <w:rPr>
          <w:rFonts w:ascii="Arial" w:eastAsiaTheme="minorEastAsia" w:hAnsi="Arial" w:cs="Arial"/>
          <w:sz w:val="21"/>
          <w:szCs w:val="21"/>
        </w:rPr>
        <w:t>有限公司一般销售条款；</w:t>
      </w:r>
    </w:p>
    <w:p w14:paraId="58925252" w14:textId="77777777" w:rsidR="009A70DB" w:rsidRPr="009A70DB" w:rsidRDefault="009A70DB" w:rsidP="009A70DB">
      <w:pPr>
        <w:pStyle w:val="af3"/>
        <w:tabs>
          <w:tab w:val="left" w:pos="1134"/>
        </w:tabs>
        <w:ind w:left="360" w:firstLineChars="0" w:firstLine="0"/>
        <w:rPr>
          <w:rFonts w:ascii="Arial" w:eastAsiaTheme="minorEastAsia" w:hAnsi="Arial" w:cs="Arial"/>
          <w:sz w:val="21"/>
          <w:szCs w:val="21"/>
        </w:rPr>
      </w:pPr>
      <w:r w:rsidRPr="00FF5C06">
        <w:rPr>
          <w:rFonts w:ascii="Arial" w:eastAsiaTheme="minorEastAsia" w:hAnsi="Arial" w:cs="Arial"/>
          <w:sz w:val="21"/>
          <w:szCs w:val="21"/>
        </w:rPr>
        <w:t xml:space="preserve">Validity Term:  this product quotes shall be effective by end of </w:t>
      </w:r>
      <w:r w:rsidRPr="00FF5C06">
        <w:rPr>
          <w:rFonts w:ascii="Arial" w:eastAsiaTheme="minorEastAsia" w:hAnsi="Arial" w:cs="Arial"/>
          <w:b/>
          <w:sz w:val="21"/>
          <w:szCs w:val="21"/>
        </w:rPr>
        <w:t>[Insert date]</w:t>
      </w:r>
      <w:r w:rsidRPr="00FF5C06">
        <w:rPr>
          <w:rFonts w:ascii="Arial" w:eastAsiaTheme="minorEastAsia" w:hAnsi="Arial" w:cs="Arial"/>
          <w:sz w:val="21"/>
          <w:szCs w:val="21"/>
        </w:rPr>
        <w:t>. Any</w:t>
      </w:r>
      <w:r w:rsidRPr="009A70DB">
        <w:rPr>
          <w:rFonts w:ascii="Arial" w:eastAsiaTheme="minorEastAsia" w:hAnsi="Arial" w:cs="Arial"/>
          <w:sz w:val="21"/>
          <w:szCs w:val="21"/>
        </w:rPr>
        <w:t xml:space="preserve"> change of the Price shall fully in compliance with the General Terms and Conditions of Sales of DSM Trading (Shanghai) Co., Ltd.;</w:t>
      </w:r>
    </w:p>
    <w:p w14:paraId="58925253" w14:textId="77777777" w:rsidR="009A70DB" w:rsidRPr="009A70DB" w:rsidRDefault="009A70DB" w:rsidP="009A70DB">
      <w:pPr>
        <w:pStyle w:val="af3"/>
        <w:tabs>
          <w:tab w:val="left" w:pos="1134"/>
        </w:tabs>
        <w:ind w:left="360"/>
        <w:rPr>
          <w:rFonts w:ascii="Arial" w:eastAsiaTheme="minorEastAsia" w:hAnsi="Arial" w:cs="Arial"/>
          <w:sz w:val="21"/>
          <w:szCs w:val="21"/>
        </w:rPr>
      </w:pPr>
    </w:p>
    <w:p w14:paraId="58925254" w14:textId="77777777" w:rsidR="009A70DB" w:rsidRPr="009A70DB"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lastRenderedPageBreak/>
        <w:t>本产品报价单单独使用作为价格变动的通知，同时亦是双方签署的销售协议（若有）的有效组成部分；</w:t>
      </w:r>
    </w:p>
    <w:p w14:paraId="58925255" w14:textId="77777777" w:rsidR="009A70DB" w:rsidRPr="009A70DB" w:rsidRDefault="009A70DB" w:rsidP="009A70DB">
      <w:pPr>
        <w:pStyle w:val="af3"/>
        <w:tabs>
          <w:tab w:val="left" w:pos="1134"/>
        </w:tabs>
        <w:ind w:left="360" w:firstLineChars="0" w:firstLine="0"/>
        <w:rPr>
          <w:rFonts w:ascii="Arial" w:eastAsiaTheme="minorEastAsia" w:hAnsi="Arial" w:cs="Arial"/>
          <w:sz w:val="21"/>
          <w:szCs w:val="21"/>
        </w:rPr>
      </w:pPr>
      <w:r w:rsidRPr="009A70DB">
        <w:rPr>
          <w:rFonts w:ascii="Arial" w:eastAsiaTheme="minorEastAsia" w:hAnsi="Arial" w:cs="Arial"/>
          <w:sz w:val="21"/>
          <w:szCs w:val="21"/>
        </w:rPr>
        <w:t xml:space="preserve">The Product Quotes can be individually used as the notice for price change, and also is an integral part of the Sales Agreement (if so) between both Parties; </w:t>
      </w:r>
    </w:p>
    <w:p w14:paraId="58925256" w14:textId="77777777" w:rsidR="009A70DB" w:rsidRPr="009A70DB" w:rsidRDefault="009A70DB" w:rsidP="009A70DB">
      <w:pPr>
        <w:pStyle w:val="af3"/>
        <w:tabs>
          <w:tab w:val="left" w:pos="1134"/>
        </w:tabs>
        <w:ind w:left="360"/>
        <w:rPr>
          <w:rFonts w:ascii="Arial" w:eastAsiaTheme="minorEastAsia" w:hAnsi="Arial" w:cs="Arial"/>
          <w:sz w:val="21"/>
          <w:szCs w:val="21"/>
        </w:rPr>
      </w:pPr>
    </w:p>
    <w:p w14:paraId="58925257" w14:textId="77777777" w:rsidR="009A70DB" w:rsidRPr="009A70DB"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包装：全部产品应帝斯曼原厂包装或者按照销售协议约定或者双方一致同意的标准包装；</w:t>
      </w:r>
    </w:p>
    <w:p w14:paraId="58925258" w14:textId="77777777" w:rsidR="009A70DB" w:rsidRPr="009A70DB" w:rsidRDefault="009A70DB" w:rsidP="009A70DB">
      <w:pPr>
        <w:pStyle w:val="af3"/>
        <w:tabs>
          <w:tab w:val="left" w:pos="1134"/>
        </w:tabs>
        <w:ind w:left="360" w:firstLineChars="0" w:firstLine="0"/>
        <w:rPr>
          <w:rFonts w:ascii="Arial" w:eastAsiaTheme="minorEastAsia" w:hAnsi="Arial" w:cs="Arial"/>
          <w:sz w:val="21"/>
          <w:szCs w:val="21"/>
        </w:rPr>
      </w:pPr>
      <w:r w:rsidRPr="009A70DB">
        <w:rPr>
          <w:rFonts w:ascii="Arial" w:eastAsiaTheme="minorEastAsia" w:hAnsi="Arial" w:cs="Arial"/>
          <w:sz w:val="21"/>
          <w:szCs w:val="21"/>
        </w:rPr>
        <w:t>Package: all products herein shall be packaged as to the standard of DSM original factory or the one otherwise been described in the Sales Agreement or agreed upon by both Parties;</w:t>
      </w:r>
    </w:p>
    <w:p w14:paraId="58925259" w14:textId="77777777" w:rsidR="009A70DB" w:rsidRPr="009A70DB" w:rsidRDefault="009A70DB" w:rsidP="009A70DB">
      <w:pPr>
        <w:pStyle w:val="af3"/>
        <w:tabs>
          <w:tab w:val="left" w:pos="1134"/>
        </w:tabs>
        <w:ind w:left="360"/>
        <w:rPr>
          <w:rFonts w:ascii="Arial" w:eastAsiaTheme="minorEastAsia" w:hAnsi="Arial" w:cs="Arial"/>
          <w:sz w:val="21"/>
          <w:szCs w:val="21"/>
        </w:rPr>
      </w:pPr>
    </w:p>
    <w:p w14:paraId="5892525A" w14:textId="77777777" w:rsidR="009A70DB" w:rsidRPr="009A70DB"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可提供产品数据说明书，产品应用说明书，物料安全数据表及分析合格证等有关资料；</w:t>
      </w:r>
    </w:p>
    <w:p w14:paraId="5892525B" w14:textId="77777777" w:rsidR="009A70DB" w:rsidRPr="009A70DB" w:rsidRDefault="009A70DB" w:rsidP="009A70DB">
      <w:pPr>
        <w:pStyle w:val="af3"/>
        <w:tabs>
          <w:tab w:val="left" w:pos="1134"/>
        </w:tabs>
        <w:ind w:left="360" w:firstLineChars="0" w:firstLine="0"/>
        <w:rPr>
          <w:rFonts w:ascii="Arial" w:eastAsiaTheme="minorEastAsia" w:hAnsi="Arial" w:cs="Arial"/>
          <w:sz w:val="21"/>
          <w:szCs w:val="21"/>
        </w:rPr>
      </w:pPr>
      <w:r w:rsidRPr="009A70DB">
        <w:rPr>
          <w:rFonts w:ascii="Arial" w:eastAsiaTheme="minorEastAsia" w:hAnsi="Arial" w:cs="Arial"/>
          <w:sz w:val="21"/>
          <w:szCs w:val="21"/>
        </w:rPr>
        <w:t>Product specification, product application specification, MSDS, analysis conformity certificate and other related materials can be provided;</w:t>
      </w:r>
    </w:p>
    <w:p w14:paraId="5892525C" w14:textId="77777777" w:rsidR="009A70DB" w:rsidRPr="009A70DB" w:rsidRDefault="009A70DB" w:rsidP="009A70DB">
      <w:pPr>
        <w:pStyle w:val="af3"/>
        <w:tabs>
          <w:tab w:val="left" w:pos="1134"/>
        </w:tabs>
        <w:ind w:left="360"/>
        <w:rPr>
          <w:rFonts w:ascii="Arial" w:eastAsiaTheme="minorEastAsia" w:hAnsi="Arial" w:cs="Arial"/>
          <w:sz w:val="21"/>
          <w:szCs w:val="21"/>
        </w:rPr>
      </w:pPr>
    </w:p>
    <w:p w14:paraId="5892525D" w14:textId="77777777" w:rsidR="009A70DB" w:rsidRPr="009A70DB"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检验和验收：需方应对货物进行验收，如对货物数量，包装，质量有异议，应在交货之日起</w:t>
      </w:r>
      <w:r w:rsidRPr="009A70DB">
        <w:rPr>
          <w:rFonts w:ascii="Arial" w:eastAsiaTheme="minorEastAsia" w:hAnsi="Arial" w:cs="Arial"/>
          <w:sz w:val="21"/>
          <w:szCs w:val="21"/>
        </w:rPr>
        <w:t>10</w:t>
      </w:r>
      <w:r w:rsidRPr="009A70DB">
        <w:rPr>
          <w:rFonts w:ascii="Arial" w:eastAsiaTheme="minorEastAsia" w:hAnsi="Arial" w:cs="Arial"/>
          <w:sz w:val="21"/>
          <w:szCs w:val="21"/>
        </w:rPr>
        <w:t>日内以书面通知的方式向供方提出；有关其他检验和验收条款，按照帝斯曼贸易</w:t>
      </w:r>
      <w:r w:rsidRPr="009A70DB">
        <w:rPr>
          <w:rFonts w:ascii="Arial" w:eastAsiaTheme="minorEastAsia" w:hAnsi="Arial" w:cs="Arial"/>
          <w:sz w:val="21"/>
          <w:szCs w:val="21"/>
        </w:rPr>
        <w:t>(</w:t>
      </w:r>
      <w:r w:rsidRPr="009A70DB">
        <w:rPr>
          <w:rFonts w:ascii="Arial" w:eastAsiaTheme="minorEastAsia" w:hAnsi="Arial" w:cs="Arial"/>
          <w:sz w:val="21"/>
          <w:szCs w:val="21"/>
        </w:rPr>
        <w:t>上海</w:t>
      </w:r>
      <w:r w:rsidRPr="009A70DB">
        <w:rPr>
          <w:rFonts w:ascii="Arial" w:eastAsiaTheme="minorEastAsia" w:hAnsi="Arial" w:cs="Arial"/>
          <w:sz w:val="21"/>
          <w:szCs w:val="21"/>
        </w:rPr>
        <w:t>)</w:t>
      </w:r>
      <w:r w:rsidRPr="009A70DB">
        <w:rPr>
          <w:rFonts w:ascii="Arial" w:eastAsiaTheme="minorEastAsia" w:hAnsi="Arial" w:cs="Arial"/>
          <w:sz w:val="21"/>
          <w:szCs w:val="21"/>
        </w:rPr>
        <w:t>有限公司一般销售条款</w:t>
      </w:r>
    </w:p>
    <w:p w14:paraId="5892525E" w14:textId="77777777" w:rsidR="009A70DB" w:rsidRPr="009A70DB" w:rsidRDefault="009A70DB" w:rsidP="009A70DB">
      <w:pPr>
        <w:pStyle w:val="af3"/>
        <w:tabs>
          <w:tab w:val="left" w:pos="1134"/>
        </w:tabs>
        <w:ind w:left="360" w:firstLineChars="0" w:firstLine="0"/>
        <w:rPr>
          <w:rFonts w:ascii="Arial" w:eastAsiaTheme="minorEastAsia" w:hAnsi="Arial" w:cs="Arial"/>
          <w:sz w:val="21"/>
          <w:szCs w:val="21"/>
        </w:rPr>
      </w:pPr>
      <w:r w:rsidRPr="009A70DB">
        <w:rPr>
          <w:rFonts w:ascii="Arial" w:eastAsiaTheme="minorEastAsia" w:hAnsi="Arial" w:cs="Arial"/>
          <w:sz w:val="21"/>
          <w:szCs w:val="21"/>
        </w:rPr>
        <w:t>Examination and Acceptance: the buyer is obligated to examine the products. All complaints about the quantity, package and quality of the products shall be made in writing and must reach seller not later than ten (10) days from the date of delivery. All other requirements with respect to examination and acceptance shall fully in compliance with the General Terms and Conditions of Sales of DSM Trading (Shanghai) Co., Ltd.;</w:t>
      </w:r>
    </w:p>
    <w:p w14:paraId="5892525F" w14:textId="77777777" w:rsidR="009A70DB" w:rsidRPr="009A70DB" w:rsidRDefault="009A70DB" w:rsidP="009A70DB">
      <w:pPr>
        <w:pStyle w:val="af3"/>
        <w:tabs>
          <w:tab w:val="left" w:pos="1134"/>
        </w:tabs>
        <w:ind w:left="360"/>
        <w:rPr>
          <w:rFonts w:ascii="Arial" w:eastAsiaTheme="minorEastAsia" w:hAnsi="Arial" w:cs="Arial"/>
          <w:sz w:val="21"/>
          <w:szCs w:val="21"/>
        </w:rPr>
      </w:pPr>
    </w:p>
    <w:p w14:paraId="58925260" w14:textId="77777777" w:rsidR="009A70DB" w:rsidRPr="009A70DB" w:rsidRDefault="009A70DB" w:rsidP="009A70DB">
      <w:pPr>
        <w:pStyle w:val="af3"/>
        <w:widowControl/>
        <w:numPr>
          <w:ilvl w:val="0"/>
          <w:numId w:val="40"/>
        </w:numPr>
        <w:tabs>
          <w:tab w:val="left" w:pos="1134"/>
        </w:tabs>
        <w:adjustRightInd w:val="0"/>
        <w:snapToGrid w:val="0"/>
        <w:spacing w:line="240" w:lineRule="atLeast"/>
        <w:ind w:firstLineChars="0"/>
        <w:rPr>
          <w:rFonts w:ascii="Arial" w:eastAsiaTheme="minorEastAsia" w:hAnsi="Arial" w:cs="Arial"/>
          <w:sz w:val="21"/>
          <w:szCs w:val="21"/>
        </w:rPr>
      </w:pPr>
      <w:r w:rsidRPr="009A70DB">
        <w:rPr>
          <w:rFonts w:ascii="Arial" w:eastAsiaTheme="minorEastAsia" w:hAnsi="Arial" w:cs="Arial"/>
          <w:sz w:val="21"/>
          <w:szCs w:val="21"/>
        </w:rPr>
        <w:t>有关于产品销售任何其他本报价单未尽事宜，严格按照帝斯曼贸易</w:t>
      </w:r>
      <w:r w:rsidRPr="009A70DB">
        <w:rPr>
          <w:rFonts w:ascii="Arial" w:eastAsiaTheme="minorEastAsia" w:hAnsi="Arial" w:cs="Arial"/>
          <w:sz w:val="21"/>
          <w:szCs w:val="21"/>
        </w:rPr>
        <w:t>(</w:t>
      </w:r>
      <w:r w:rsidRPr="009A70DB">
        <w:rPr>
          <w:rFonts w:ascii="Arial" w:eastAsiaTheme="minorEastAsia" w:hAnsi="Arial" w:cs="Arial"/>
          <w:sz w:val="21"/>
          <w:szCs w:val="21"/>
        </w:rPr>
        <w:t>上海</w:t>
      </w:r>
      <w:r w:rsidRPr="009A70DB">
        <w:rPr>
          <w:rFonts w:ascii="Arial" w:eastAsiaTheme="minorEastAsia" w:hAnsi="Arial" w:cs="Arial"/>
          <w:sz w:val="21"/>
          <w:szCs w:val="21"/>
        </w:rPr>
        <w:t>)</w:t>
      </w:r>
      <w:r w:rsidRPr="009A70DB">
        <w:rPr>
          <w:rFonts w:ascii="Arial" w:eastAsiaTheme="minorEastAsia" w:hAnsi="Arial" w:cs="Arial"/>
          <w:sz w:val="21"/>
          <w:szCs w:val="21"/>
        </w:rPr>
        <w:t>有限公司一般销售条款。</w:t>
      </w:r>
    </w:p>
    <w:p w14:paraId="58925266" w14:textId="50C95E52" w:rsidR="005E697B" w:rsidRPr="008955B5" w:rsidRDefault="009A70DB" w:rsidP="008955B5">
      <w:pPr>
        <w:pStyle w:val="af3"/>
        <w:tabs>
          <w:tab w:val="left" w:pos="1134"/>
        </w:tabs>
        <w:ind w:left="360" w:firstLineChars="0" w:firstLine="0"/>
        <w:rPr>
          <w:rFonts w:ascii="Arial" w:eastAsiaTheme="minorEastAsia" w:hAnsi="Arial" w:cs="Arial"/>
          <w:sz w:val="21"/>
          <w:szCs w:val="21"/>
        </w:rPr>
      </w:pPr>
      <w:r w:rsidRPr="009A70DB">
        <w:rPr>
          <w:rFonts w:ascii="Arial" w:eastAsiaTheme="minorEastAsia" w:hAnsi="Arial" w:cs="Arial"/>
          <w:sz w:val="21"/>
          <w:szCs w:val="21"/>
        </w:rPr>
        <w:t>All other matters in relation to the sale of the Products which are not specified in this Product Quotes shall strictly follow the General Terms and Conditions of Sales of DSM Trading (Shanghai) Co., Ltd.</w:t>
      </w:r>
      <w:bookmarkEnd w:id="10"/>
      <w:bookmarkEnd w:id="11"/>
    </w:p>
    <w:sectPr w:rsidR="005E697B" w:rsidRPr="008955B5" w:rsidSect="00112B8A">
      <w:headerReference w:type="even" r:id="rId10"/>
      <w:headerReference w:type="default" r:id="rId11"/>
      <w:footerReference w:type="even" r:id="rId12"/>
      <w:footerReference w:type="default" r:id="rId13"/>
      <w:headerReference w:type="first" r:id="rId14"/>
      <w:pgSz w:w="11906" w:h="16838" w:code="9"/>
      <w:pgMar w:top="1440" w:right="1191" w:bottom="1440" w:left="1191" w:header="459" w:footer="45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F7DB8" w14:textId="77777777" w:rsidR="004740B4" w:rsidRDefault="004740B4" w:rsidP="005E697B">
      <w:pPr>
        <w:pStyle w:val="a0"/>
      </w:pPr>
      <w:r>
        <w:separator/>
      </w:r>
    </w:p>
  </w:endnote>
  <w:endnote w:type="continuationSeparator" w:id="0">
    <w:p w14:paraId="6CDEA63D" w14:textId="77777777" w:rsidR="004740B4" w:rsidRDefault="004740B4" w:rsidP="005E697B">
      <w:pPr>
        <w:pStyle w:val="a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创艺简宋体">
    <w:altName w:val="SimSun"/>
    <w:panose1 w:val="020B0604020202020204"/>
    <w:charset w:val="86"/>
    <w:family w:val="auto"/>
    <w:pitch w:val="variable"/>
    <w:sig w:usb0="00000001" w:usb1="080E0000" w:usb2="00000010" w:usb3="00000000" w:csb0="00040000" w:csb1="00000000"/>
  </w:font>
  <w:font w:name="????">
    <w:altName w:val="宋体"/>
    <w:panose1 w:val="020B0604020202020204"/>
    <w:charset w:val="86"/>
    <w:family w:val="swiss"/>
    <w:notTrueType/>
    <w:pitch w:val="variable"/>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5271" w14:textId="77777777" w:rsidR="00CE0003" w:rsidRDefault="00CE0003" w:rsidP="00B4489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14:paraId="58925272" w14:textId="77777777" w:rsidR="00CE0003" w:rsidRDefault="00CE000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5273" w14:textId="37F8F7C6" w:rsidR="00CE0003" w:rsidRDefault="00CE0003" w:rsidP="00B4489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106A63">
      <w:rPr>
        <w:rStyle w:val="a5"/>
        <w:noProof/>
      </w:rPr>
      <w:t>11</w:t>
    </w:r>
    <w:r>
      <w:rPr>
        <w:rStyle w:val="a5"/>
      </w:rPr>
      <w:fldChar w:fldCharType="end"/>
    </w:r>
  </w:p>
  <w:p w14:paraId="58925274" w14:textId="77777777" w:rsidR="00CE0003" w:rsidRDefault="00CE000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B7A6C" w14:textId="77777777" w:rsidR="004740B4" w:rsidRDefault="004740B4" w:rsidP="005E697B">
      <w:pPr>
        <w:pStyle w:val="a0"/>
      </w:pPr>
      <w:r>
        <w:separator/>
      </w:r>
    </w:p>
  </w:footnote>
  <w:footnote w:type="continuationSeparator" w:id="0">
    <w:p w14:paraId="46BF8AD9" w14:textId="77777777" w:rsidR="004740B4" w:rsidRDefault="004740B4" w:rsidP="005E697B">
      <w:pPr>
        <w:pStyle w:val="a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526D" w14:textId="77777777" w:rsidR="00181076" w:rsidRDefault="00CA6665" w:rsidP="00CA6665">
    <w:pPr>
      <w:pStyle w:val="af1"/>
      <w:jc w:val="left"/>
      <w:rPr>
        <w:rFonts w:ascii="Trebuchet MS" w:hAnsi="Trebuchet MS"/>
        <w:color w:val="5F5F5F"/>
        <w:sz w:val="17"/>
      </w:rPr>
    </w:pPr>
    <w:bookmarkStart w:id="12" w:name="aliashHeaderFooterPolicy1HeaderEvenPages"/>
    <w:r>
      <w:rPr>
        <w:rFonts w:ascii="Trebuchet MS" w:hAnsi="Trebuchet MS"/>
        <w:color w:val="5F5F5F"/>
        <w:sz w:val="17"/>
      </w:rPr>
      <w:t>CONFIDENTIAL</w:t>
    </w:r>
  </w:p>
  <w:bookmarkEnd w:id="12"/>
  <w:p w14:paraId="5892526E" w14:textId="77777777" w:rsidR="00181076" w:rsidRDefault="00181076">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526F" w14:textId="77777777" w:rsidR="00181076" w:rsidRDefault="00CA6665" w:rsidP="00CA6665">
    <w:pPr>
      <w:pStyle w:val="af1"/>
      <w:jc w:val="left"/>
      <w:rPr>
        <w:rFonts w:ascii="Trebuchet MS" w:hAnsi="Trebuchet MS"/>
        <w:color w:val="5F5F5F"/>
        <w:sz w:val="17"/>
      </w:rPr>
    </w:pPr>
    <w:bookmarkStart w:id="13" w:name="aliashHeaderFooterPolicyBL1HeaderPrimary"/>
    <w:r>
      <w:rPr>
        <w:rFonts w:ascii="Trebuchet MS" w:hAnsi="Trebuchet MS"/>
        <w:color w:val="5F5F5F"/>
        <w:sz w:val="17"/>
      </w:rPr>
      <w:t>CONFIDENTIAL</w:t>
    </w:r>
  </w:p>
  <w:bookmarkEnd w:id="13"/>
  <w:p w14:paraId="58925270" w14:textId="77777777" w:rsidR="00181076" w:rsidRPr="00B70B40" w:rsidRDefault="00B6229D">
    <w:pPr>
      <w:pStyle w:val="af1"/>
      <w:rPr>
        <w:sz w:val="20"/>
      </w:rPr>
    </w:pPr>
    <w:r>
      <w:rPr>
        <w:rFonts w:hint="eastAsia"/>
      </w:rPr>
      <w:t xml:space="preserve">                                    </w:t>
    </w:r>
    <w:r w:rsidR="00B70B40">
      <w:rPr>
        <w:rFonts w:hint="eastAsia"/>
      </w:rPr>
      <w:t xml:space="preserve">        </w:t>
    </w:r>
    <w:r w:rsidRPr="00B70B40">
      <w:rPr>
        <w:rFonts w:hint="eastAsia"/>
        <w:sz w:val="20"/>
      </w:rPr>
      <w:t>合同编号</w:t>
    </w:r>
    <w:r w:rsidRPr="00B70B40">
      <w:rPr>
        <w:rFonts w:hint="eastAsia"/>
        <w:sz w:val="20"/>
      </w:rPr>
      <w:t>/contract No.[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5275" w14:textId="77777777" w:rsidR="00181076" w:rsidRDefault="00CA6665" w:rsidP="00CA6665">
    <w:pPr>
      <w:pStyle w:val="af1"/>
      <w:jc w:val="left"/>
      <w:rPr>
        <w:rFonts w:ascii="Trebuchet MS" w:hAnsi="Trebuchet MS"/>
        <w:color w:val="5F5F5F"/>
        <w:sz w:val="17"/>
      </w:rPr>
    </w:pPr>
    <w:bookmarkStart w:id="14" w:name="aliashHeaderFooterPolicy1HeaderFirstPage"/>
    <w:r>
      <w:rPr>
        <w:rFonts w:ascii="Trebuchet MS" w:hAnsi="Trebuchet MS"/>
        <w:color w:val="5F5F5F"/>
        <w:sz w:val="17"/>
      </w:rPr>
      <w:t>CONFIDENTIAL</w:t>
    </w:r>
  </w:p>
  <w:bookmarkEnd w:id="14"/>
  <w:p w14:paraId="58925276" w14:textId="77777777" w:rsidR="00181076" w:rsidRDefault="00181076">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2299"/>
    <w:multiLevelType w:val="multilevel"/>
    <w:tmpl w:val="B1F48738"/>
    <w:lvl w:ilvl="0">
      <w:start w:val="2"/>
      <w:numFmt w:val="decimal"/>
      <w:lvlText w:val="%1."/>
      <w:lvlJc w:val="left"/>
      <w:pPr>
        <w:tabs>
          <w:tab w:val="num" w:pos="420"/>
        </w:tabs>
        <w:ind w:left="420" w:hanging="420"/>
      </w:pPr>
      <w:rPr>
        <w:rFonts w:hint="eastAsia"/>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420"/>
        </w:tabs>
        <w:ind w:left="420" w:hanging="420"/>
      </w:pPr>
      <w:rPr>
        <w:rFonts w:hint="default"/>
      </w:rPr>
    </w:lvl>
    <w:lvl w:ilvl="3">
      <w:start w:val="1"/>
      <w:numFmt w:val="decimal"/>
      <w:isLgl/>
      <w:lvlText w:val="%1.%2.%3.%4"/>
      <w:lvlJc w:val="left"/>
      <w:pPr>
        <w:tabs>
          <w:tab w:val="num" w:pos="420"/>
        </w:tabs>
        <w:ind w:left="420" w:hanging="420"/>
      </w:pPr>
      <w:rPr>
        <w:rFonts w:hint="default"/>
      </w:rPr>
    </w:lvl>
    <w:lvl w:ilvl="4">
      <w:start w:val="1"/>
      <w:numFmt w:val="decimal"/>
      <w:isLgl/>
      <w:lvlText w:val="%1.%2.%3.%4.%5"/>
      <w:lvlJc w:val="left"/>
      <w:pPr>
        <w:tabs>
          <w:tab w:val="num" w:pos="420"/>
        </w:tabs>
        <w:ind w:left="420" w:hanging="420"/>
      </w:pPr>
      <w:rPr>
        <w:rFonts w:hint="default"/>
      </w:rPr>
    </w:lvl>
    <w:lvl w:ilvl="5">
      <w:start w:val="1"/>
      <w:numFmt w:val="decimal"/>
      <w:isLgl/>
      <w:lvlText w:val="%1.%2.%3.%4.%5.%6"/>
      <w:lvlJc w:val="left"/>
      <w:pPr>
        <w:tabs>
          <w:tab w:val="num" w:pos="420"/>
        </w:tabs>
        <w:ind w:left="420" w:hanging="420"/>
      </w:pPr>
      <w:rPr>
        <w:rFonts w:hint="default"/>
      </w:rPr>
    </w:lvl>
    <w:lvl w:ilvl="6">
      <w:start w:val="1"/>
      <w:numFmt w:val="decimal"/>
      <w:isLgl/>
      <w:lvlText w:val="%1.%2.%3.%4.%5.%6.%7"/>
      <w:lvlJc w:val="left"/>
      <w:pPr>
        <w:tabs>
          <w:tab w:val="num" w:pos="420"/>
        </w:tabs>
        <w:ind w:left="420" w:hanging="420"/>
      </w:pPr>
      <w:rPr>
        <w:rFonts w:hint="default"/>
      </w:rPr>
    </w:lvl>
    <w:lvl w:ilvl="7">
      <w:start w:val="1"/>
      <w:numFmt w:val="decimal"/>
      <w:isLgl/>
      <w:lvlText w:val="%1.%2.%3.%4.%5.%6.%7.%8"/>
      <w:lvlJc w:val="left"/>
      <w:pPr>
        <w:tabs>
          <w:tab w:val="num" w:pos="420"/>
        </w:tabs>
        <w:ind w:left="420" w:hanging="420"/>
      </w:pPr>
      <w:rPr>
        <w:rFonts w:hint="default"/>
      </w:rPr>
    </w:lvl>
    <w:lvl w:ilvl="8">
      <w:start w:val="1"/>
      <w:numFmt w:val="decimal"/>
      <w:isLgl/>
      <w:lvlText w:val="%1.%2.%3.%4.%5.%6.%7.%8.%9"/>
      <w:lvlJc w:val="left"/>
      <w:pPr>
        <w:tabs>
          <w:tab w:val="num" w:pos="420"/>
        </w:tabs>
        <w:ind w:left="420" w:hanging="420"/>
      </w:pPr>
      <w:rPr>
        <w:rFonts w:hint="default"/>
      </w:rPr>
    </w:lvl>
  </w:abstractNum>
  <w:abstractNum w:abstractNumId="1" w15:restartNumberingAfterBreak="0">
    <w:nsid w:val="048165B8"/>
    <w:multiLevelType w:val="multilevel"/>
    <w:tmpl w:val="4136073A"/>
    <w:lvl w:ilvl="0">
      <w:start w:val="2"/>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 w15:restartNumberingAfterBreak="0">
    <w:nsid w:val="09761AD9"/>
    <w:multiLevelType w:val="singleLevel"/>
    <w:tmpl w:val="E0A4766A"/>
    <w:lvl w:ilvl="0">
      <w:start w:val="1"/>
      <w:numFmt w:val="decimal"/>
      <w:lvlText w:val="(%1)"/>
      <w:lvlJc w:val="left"/>
      <w:pPr>
        <w:tabs>
          <w:tab w:val="num" w:pos="709"/>
        </w:tabs>
        <w:ind w:left="709" w:hanging="709"/>
      </w:pPr>
      <w:rPr>
        <w:rFonts w:ascii="Arial" w:hAnsi="Arial" w:hint="default"/>
        <w:b/>
        <w:i w:val="0"/>
        <w:sz w:val="22"/>
      </w:rPr>
    </w:lvl>
  </w:abstractNum>
  <w:abstractNum w:abstractNumId="3" w15:restartNumberingAfterBreak="0">
    <w:nsid w:val="0C8570CC"/>
    <w:multiLevelType w:val="multilevel"/>
    <w:tmpl w:val="3D38EC2A"/>
    <w:lvl w:ilvl="0">
      <w:start w:val="1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E296BE6"/>
    <w:multiLevelType w:val="multilevel"/>
    <w:tmpl w:val="6534DFA0"/>
    <w:lvl w:ilvl="0">
      <w:start w:val="7"/>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5" w15:restartNumberingAfterBreak="0">
    <w:nsid w:val="0EFD2207"/>
    <w:multiLevelType w:val="multilevel"/>
    <w:tmpl w:val="620E1B4C"/>
    <w:lvl w:ilvl="0">
      <w:start w:val="5"/>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6" w15:restartNumberingAfterBreak="0">
    <w:nsid w:val="1424651A"/>
    <w:multiLevelType w:val="multilevel"/>
    <w:tmpl w:val="C32853B2"/>
    <w:lvl w:ilvl="0">
      <w:start w:val="2"/>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7" w15:restartNumberingAfterBreak="0">
    <w:nsid w:val="17931BBA"/>
    <w:multiLevelType w:val="singleLevel"/>
    <w:tmpl w:val="C35065AA"/>
    <w:lvl w:ilvl="0">
      <w:start w:val="1"/>
      <w:numFmt w:val="japaneseCounting"/>
      <w:lvlText w:val="第%1条"/>
      <w:lvlJc w:val="left"/>
      <w:pPr>
        <w:tabs>
          <w:tab w:val="num" w:pos="855"/>
        </w:tabs>
        <w:ind w:left="855" w:hanging="855"/>
      </w:pPr>
      <w:rPr>
        <w:rFonts w:hint="eastAsia"/>
      </w:rPr>
    </w:lvl>
  </w:abstractNum>
  <w:abstractNum w:abstractNumId="8" w15:restartNumberingAfterBreak="0">
    <w:nsid w:val="18C44268"/>
    <w:multiLevelType w:val="multilevel"/>
    <w:tmpl w:val="B08C5DC4"/>
    <w:lvl w:ilvl="0">
      <w:start w:val="4"/>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9" w15:restartNumberingAfterBreak="0">
    <w:nsid w:val="1D2712B2"/>
    <w:multiLevelType w:val="multilevel"/>
    <w:tmpl w:val="DDE2AD6E"/>
    <w:lvl w:ilvl="0">
      <w:start w:val="1"/>
      <w:numFmt w:val="decimal"/>
      <w:lvlText w:val="%1"/>
      <w:lvlJc w:val="left"/>
      <w:pPr>
        <w:tabs>
          <w:tab w:val="num" w:pos="360"/>
        </w:tabs>
        <w:ind w:left="360" w:hanging="360"/>
      </w:pPr>
      <w:rPr>
        <w:rFonts w:eastAsia="创艺简宋体" w:hint="default"/>
      </w:rPr>
    </w:lvl>
    <w:lvl w:ilvl="1">
      <w:start w:val="1"/>
      <w:numFmt w:val="decimal"/>
      <w:lvlText w:val="%1.%2"/>
      <w:lvlJc w:val="left"/>
      <w:pPr>
        <w:tabs>
          <w:tab w:val="num" w:pos="360"/>
        </w:tabs>
        <w:ind w:left="360" w:hanging="360"/>
      </w:pPr>
      <w:rPr>
        <w:rFonts w:eastAsia="创艺简宋体" w:hint="default"/>
      </w:rPr>
    </w:lvl>
    <w:lvl w:ilvl="2">
      <w:start w:val="1"/>
      <w:numFmt w:val="decimal"/>
      <w:lvlText w:val="%1.%2.%3"/>
      <w:lvlJc w:val="left"/>
      <w:pPr>
        <w:tabs>
          <w:tab w:val="num" w:pos="720"/>
        </w:tabs>
        <w:ind w:left="720" w:hanging="720"/>
      </w:pPr>
      <w:rPr>
        <w:rFonts w:eastAsia="创艺简宋体" w:hint="default"/>
      </w:rPr>
    </w:lvl>
    <w:lvl w:ilvl="3">
      <w:start w:val="1"/>
      <w:numFmt w:val="decimal"/>
      <w:lvlText w:val="%1.%2.%3.%4"/>
      <w:lvlJc w:val="left"/>
      <w:pPr>
        <w:tabs>
          <w:tab w:val="num" w:pos="720"/>
        </w:tabs>
        <w:ind w:left="720" w:hanging="720"/>
      </w:pPr>
      <w:rPr>
        <w:rFonts w:eastAsia="创艺简宋体" w:hint="default"/>
      </w:rPr>
    </w:lvl>
    <w:lvl w:ilvl="4">
      <w:start w:val="1"/>
      <w:numFmt w:val="decimal"/>
      <w:lvlText w:val="%1.%2.%3.%4.%5"/>
      <w:lvlJc w:val="left"/>
      <w:pPr>
        <w:tabs>
          <w:tab w:val="num" w:pos="1080"/>
        </w:tabs>
        <w:ind w:left="1080" w:hanging="1080"/>
      </w:pPr>
      <w:rPr>
        <w:rFonts w:eastAsia="创艺简宋体" w:hint="default"/>
      </w:rPr>
    </w:lvl>
    <w:lvl w:ilvl="5">
      <w:start w:val="1"/>
      <w:numFmt w:val="decimal"/>
      <w:lvlText w:val="%1.%2.%3.%4.%5.%6"/>
      <w:lvlJc w:val="left"/>
      <w:pPr>
        <w:tabs>
          <w:tab w:val="num" w:pos="1080"/>
        </w:tabs>
        <w:ind w:left="1080" w:hanging="1080"/>
      </w:pPr>
      <w:rPr>
        <w:rFonts w:eastAsia="创艺简宋体" w:hint="default"/>
      </w:rPr>
    </w:lvl>
    <w:lvl w:ilvl="6">
      <w:start w:val="1"/>
      <w:numFmt w:val="decimal"/>
      <w:lvlText w:val="%1.%2.%3.%4.%5.%6.%7"/>
      <w:lvlJc w:val="left"/>
      <w:pPr>
        <w:tabs>
          <w:tab w:val="num" w:pos="1440"/>
        </w:tabs>
        <w:ind w:left="1440" w:hanging="1440"/>
      </w:pPr>
      <w:rPr>
        <w:rFonts w:eastAsia="创艺简宋体" w:hint="default"/>
      </w:rPr>
    </w:lvl>
    <w:lvl w:ilvl="7">
      <w:start w:val="1"/>
      <w:numFmt w:val="decimal"/>
      <w:lvlText w:val="%1.%2.%3.%4.%5.%6.%7.%8"/>
      <w:lvlJc w:val="left"/>
      <w:pPr>
        <w:tabs>
          <w:tab w:val="num" w:pos="1800"/>
        </w:tabs>
        <w:ind w:left="1800" w:hanging="1800"/>
      </w:pPr>
      <w:rPr>
        <w:rFonts w:eastAsia="创艺简宋体" w:hint="default"/>
      </w:rPr>
    </w:lvl>
    <w:lvl w:ilvl="8">
      <w:start w:val="1"/>
      <w:numFmt w:val="decimal"/>
      <w:lvlText w:val="%1.%2.%3.%4.%5.%6.%7.%8.%9"/>
      <w:lvlJc w:val="left"/>
      <w:pPr>
        <w:tabs>
          <w:tab w:val="num" w:pos="1800"/>
        </w:tabs>
        <w:ind w:left="1800" w:hanging="1800"/>
      </w:pPr>
      <w:rPr>
        <w:rFonts w:eastAsia="创艺简宋体" w:hint="default"/>
      </w:rPr>
    </w:lvl>
  </w:abstractNum>
  <w:abstractNum w:abstractNumId="10" w15:restartNumberingAfterBreak="0">
    <w:nsid w:val="1D2F40FA"/>
    <w:multiLevelType w:val="multilevel"/>
    <w:tmpl w:val="0C743DCA"/>
    <w:lvl w:ilvl="0">
      <w:start w:val="6"/>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11" w15:restartNumberingAfterBreak="0">
    <w:nsid w:val="1EE322A6"/>
    <w:multiLevelType w:val="singleLevel"/>
    <w:tmpl w:val="C9DA67E2"/>
    <w:lvl w:ilvl="0">
      <w:start w:val="1"/>
      <w:numFmt w:val="lowerLetter"/>
      <w:lvlText w:val="%1)"/>
      <w:lvlJc w:val="left"/>
      <w:pPr>
        <w:tabs>
          <w:tab w:val="num" w:pos="1691"/>
        </w:tabs>
        <w:ind w:left="1691" w:hanging="840"/>
      </w:pPr>
      <w:rPr>
        <w:rFonts w:hint="eastAsia"/>
      </w:rPr>
    </w:lvl>
  </w:abstractNum>
  <w:abstractNum w:abstractNumId="12" w15:restartNumberingAfterBreak="0">
    <w:nsid w:val="21E46386"/>
    <w:multiLevelType w:val="hybridMultilevel"/>
    <w:tmpl w:val="07EE783A"/>
    <w:lvl w:ilvl="0" w:tplc="519E9E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9B376D"/>
    <w:multiLevelType w:val="multilevel"/>
    <w:tmpl w:val="B2309386"/>
    <w:lvl w:ilvl="0">
      <w:start w:val="1"/>
      <w:numFmt w:val="decimal"/>
      <w:lvlText w:val="%1."/>
      <w:lvlJc w:val="left"/>
      <w:pPr>
        <w:ind w:left="720" w:hanging="720"/>
      </w:pPr>
      <w:rPr>
        <w:rFonts w:ascii="Arial" w:eastAsia="Times New Roman" w:hAnsi="Arial" w:cs="Arial" w:hint="default"/>
        <w:sz w:val="21"/>
      </w:rPr>
    </w:lvl>
    <w:lvl w:ilvl="1">
      <w:start w:val="1"/>
      <w:numFmt w:val="decimal"/>
      <w:isLgl/>
      <w:lvlText w:val="%1.%2"/>
      <w:lvlJc w:val="left"/>
      <w:pPr>
        <w:ind w:left="58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980" w:hanging="1440"/>
      </w:pPr>
      <w:rPr>
        <w:rFonts w:hint="default"/>
      </w:rPr>
    </w:lvl>
    <w:lvl w:ilvl="8">
      <w:start w:val="1"/>
      <w:numFmt w:val="decimal"/>
      <w:isLgl/>
      <w:lvlText w:val="%1.%2.%3.%4.%5.%6.%7.%8.%9"/>
      <w:lvlJc w:val="left"/>
      <w:pPr>
        <w:ind w:left="3560" w:hanging="1800"/>
      </w:pPr>
      <w:rPr>
        <w:rFonts w:hint="default"/>
      </w:rPr>
    </w:lvl>
  </w:abstractNum>
  <w:abstractNum w:abstractNumId="14" w15:restartNumberingAfterBreak="0">
    <w:nsid w:val="32FB71EA"/>
    <w:multiLevelType w:val="multilevel"/>
    <w:tmpl w:val="C32853B2"/>
    <w:lvl w:ilvl="0">
      <w:start w:val="5"/>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15" w15:restartNumberingAfterBreak="0">
    <w:nsid w:val="37C12B49"/>
    <w:multiLevelType w:val="multilevel"/>
    <w:tmpl w:val="A6D48D92"/>
    <w:lvl w:ilvl="0">
      <w:start w:val="11"/>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16" w15:restartNumberingAfterBreak="0">
    <w:nsid w:val="38DE4B0C"/>
    <w:multiLevelType w:val="multilevel"/>
    <w:tmpl w:val="C32853B2"/>
    <w:lvl w:ilvl="0">
      <w:start w:val="8"/>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17" w15:restartNumberingAfterBreak="0">
    <w:nsid w:val="3C35732A"/>
    <w:multiLevelType w:val="hybridMultilevel"/>
    <w:tmpl w:val="B7D858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253FC3"/>
    <w:multiLevelType w:val="multilevel"/>
    <w:tmpl w:val="C32853B2"/>
    <w:lvl w:ilvl="0">
      <w:start w:val="4"/>
      <w:numFmt w:val="decimal"/>
      <w:lvlText w:val="%1"/>
      <w:lvlJc w:val="left"/>
      <w:pPr>
        <w:tabs>
          <w:tab w:val="num" w:pos="855"/>
        </w:tabs>
        <w:ind w:left="855" w:hanging="855"/>
      </w:pPr>
      <w:rPr>
        <w:rFonts w:hint="eastAsia"/>
      </w:rPr>
    </w:lvl>
    <w:lvl w:ilvl="1">
      <w:start w:val="2"/>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19" w15:restartNumberingAfterBreak="0">
    <w:nsid w:val="3F6308A8"/>
    <w:multiLevelType w:val="multilevel"/>
    <w:tmpl w:val="C32853B2"/>
    <w:lvl w:ilvl="0">
      <w:start w:val="4"/>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0" w15:restartNumberingAfterBreak="0">
    <w:nsid w:val="4011007C"/>
    <w:multiLevelType w:val="hybridMultilevel"/>
    <w:tmpl w:val="37DA34FA"/>
    <w:lvl w:ilvl="0" w:tplc="54025624">
      <w:start w:val="1"/>
      <w:numFmt w:val="lowerLetter"/>
      <w:lvlText w:val="(%1)"/>
      <w:lvlJc w:val="left"/>
      <w:pPr>
        <w:tabs>
          <w:tab w:val="num" w:pos="1440"/>
        </w:tabs>
        <w:ind w:left="1440" w:hanging="720"/>
      </w:pPr>
      <w:rPr>
        <w:rFonts w:hint="default"/>
      </w:rPr>
    </w:lvl>
    <w:lvl w:ilvl="1" w:tplc="AA44A6FC">
      <w:start w:val="1"/>
      <w:numFmt w:val="decimal"/>
      <w:lvlText w:val="%2．"/>
      <w:lvlJc w:val="left"/>
      <w:pPr>
        <w:tabs>
          <w:tab w:val="num" w:pos="720"/>
        </w:tabs>
        <w:ind w:left="720" w:hanging="720"/>
      </w:pPr>
      <w:rPr>
        <w:rFonts w:hAnsi="Arial" w:cs="Times New Roman" w:hint="default"/>
      </w:r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21" w15:restartNumberingAfterBreak="0">
    <w:nsid w:val="408167D7"/>
    <w:multiLevelType w:val="multilevel"/>
    <w:tmpl w:val="C7A81528"/>
    <w:lvl w:ilvl="0">
      <w:start w:val="6"/>
      <w:numFmt w:val="decimal"/>
      <w:lvlText w:val="%1"/>
      <w:lvlJc w:val="left"/>
      <w:pPr>
        <w:tabs>
          <w:tab w:val="num" w:pos="360"/>
        </w:tabs>
        <w:ind w:left="360" w:hanging="360"/>
      </w:pPr>
      <w:rPr>
        <w:rFonts w:hint="eastAsia"/>
      </w:rPr>
    </w:lvl>
    <w:lvl w:ilvl="1">
      <w:start w:val="2"/>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2" w15:restartNumberingAfterBreak="0">
    <w:nsid w:val="4D5920D3"/>
    <w:multiLevelType w:val="multilevel"/>
    <w:tmpl w:val="8D988CD0"/>
    <w:lvl w:ilvl="0">
      <w:start w:val="4"/>
      <w:numFmt w:val="decimal"/>
      <w:lvlText w:val="%1"/>
      <w:lvlJc w:val="left"/>
      <w:pPr>
        <w:tabs>
          <w:tab w:val="num" w:pos="855"/>
        </w:tabs>
        <w:ind w:left="855" w:hanging="855"/>
      </w:pPr>
      <w:rPr>
        <w:rFonts w:hint="eastAsia"/>
      </w:rPr>
    </w:lvl>
    <w:lvl w:ilvl="1">
      <w:start w:val="1"/>
      <w:numFmt w:val="decimal"/>
      <w:lvlText w:val="3.%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3" w15:restartNumberingAfterBreak="0">
    <w:nsid w:val="4D661005"/>
    <w:multiLevelType w:val="multilevel"/>
    <w:tmpl w:val="6FE2B5F4"/>
    <w:lvl w:ilvl="0">
      <w:start w:val="1"/>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4" w15:restartNumberingAfterBreak="0">
    <w:nsid w:val="4E624EAE"/>
    <w:multiLevelType w:val="multilevel"/>
    <w:tmpl w:val="6456C526"/>
    <w:lvl w:ilvl="0">
      <w:start w:val="7"/>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5" w15:restartNumberingAfterBreak="0">
    <w:nsid w:val="54F03757"/>
    <w:multiLevelType w:val="multilevel"/>
    <w:tmpl w:val="637E45B2"/>
    <w:lvl w:ilvl="0">
      <w:start w:val="6"/>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6" w15:restartNumberingAfterBreak="0">
    <w:nsid w:val="55EF7412"/>
    <w:multiLevelType w:val="singleLevel"/>
    <w:tmpl w:val="9C7E25A2"/>
    <w:lvl w:ilvl="0">
      <w:start w:val="1"/>
      <w:numFmt w:val="lowerLetter"/>
      <w:lvlText w:val="%1)"/>
      <w:lvlJc w:val="left"/>
      <w:pPr>
        <w:tabs>
          <w:tab w:val="num" w:pos="851"/>
        </w:tabs>
        <w:ind w:left="851" w:hanging="851"/>
      </w:pPr>
      <w:rPr>
        <w:rFonts w:hint="eastAsia"/>
      </w:rPr>
    </w:lvl>
  </w:abstractNum>
  <w:abstractNum w:abstractNumId="27" w15:restartNumberingAfterBreak="0">
    <w:nsid w:val="5C933D70"/>
    <w:multiLevelType w:val="multilevel"/>
    <w:tmpl w:val="86281438"/>
    <w:lvl w:ilvl="0">
      <w:start w:val="9"/>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5F7B2CC6"/>
    <w:multiLevelType w:val="multilevel"/>
    <w:tmpl w:val="CEAE87E6"/>
    <w:lvl w:ilvl="0">
      <w:start w:val="4"/>
      <w:numFmt w:val="decimal"/>
      <w:lvlText w:val="%1"/>
      <w:lvlJc w:val="left"/>
      <w:pPr>
        <w:tabs>
          <w:tab w:val="num" w:pos="855"/>
        </w:tabs>
        <w:ind w:left="855" w:hanging="855"/>
      </w:pPr>
      <w:rPr>
        <w:rFonts w:hint="eastAsia"/>
      </w:rPr>
    </w:lvl>
    <w:lvl w:ilvl="1">
      <w:start w:val="2"/>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29" w15:restartNumberingAfterBreak="0">
    <w:nsid w:val="625C1D88"/>
    <w:multiLevelType w:val="hybridMultilevel"/>
    <w:tmpl w:val="07EE783A"/>
    <w:lvl w:ilvl="0" w:tplc="519E9E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8084A38"/>
    <w:multiLevelType w:val="multilevel"/>
    <w:tmpl w:val="3884990A"/>
    <w:lvl w:ilvl="0">
      <w:start w:val="6"/>
      <w:numFmt w:val="decimal"/>
      <w:lvlText w:val="%1"/>
      <w:lvlJc w:val="left"/>
      <w:pPr>
        <w:tabs>
          <w:tab w:val="num" w:pos="360"/>
        </w:tabs>
        <w:ind w:left="360" w:hanging="360"/>
      </w:pPr>
      <w:rPr>
        <w:rFonts w:hint="eastAsia"/>
      </w:rPr>
    </w:lvl>
    <w:lvl w:ilvl="1">
      <w:start w:val="2"/>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31" w15:restartNumberingAfterBreak="0">
    <w:nsid w:val="68DA40C6"/>
    <w:multiLevelType w:val="multilevel"/>
    <w:tmpl w:val="C32853B2"/>
    <w:lvl w:ilvl="0">
      <w:start w:val="6"/>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32" w15:restartNumberingAfterBreak="0">
    <w:nsid w:val="6C887B11"/>
    <w:multiLevelType w:val="multilevel"/>
    <w:tmpl w:val="0F1E38FE"/>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F4E5637"/>
    <w:multiLevelType w:val="multilevel"/>
    <w:tmpl w:val="C32853B2"/>
    <w:lvl w:ilvl="0">
      <w:start w:val="4"/>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34" w15:restartNumberingAfterBreak="0">
    <w:nsid w:val="70885B33"/>
    <w:multiLevelType w:val="multilevel"/>
    <w:tmpl w:val="FA6EEDF0"/>
    <w:lvl w:ilvl="0">
      <w:start w:val="3"/>
      <w:numFmt w:val="decimal"/>
      <w:lvlText w:val="%1"/>
      <w:lvlJc w:val="left"/>
      <w:pPr>
        <w:tabs>
          <w:tab w:val="num" w:pos="855"/>
        </w:tabs>
        <w:ind w:left="855" w:hanging="855"/>
      </w:pPr>
      <w:rPr>
        <w:rFonts w:hint="eastAsia"/>
      </w:rPr>
    </w:lvl>
    <w:lvl w:ilvl="1">
      <w:start w:val="1"/>
      <w:numFmt w:val="decimal"/>
      <w:lvlText w:val="%1.%2"/>
      <w:lvlJc w:val="left"/>
      <w:pPr>
        <w:tabs>
          <w:tab w:val="num" w:pos="855"/>
        </w:tabs>
        <w:ind w:left="855" w:hanging="855"/>
      </w:pPr>
      <w:rPr>
        <w:rFonts w:hint="eastAsia"/>
      </w:rPr>
    </w:lvl>
    <w:lvl w:ilvl="2">
      <w:start w:val="1"/>
      <w:numFmt w:val="decimal"/>
      <w:lvlText w:val="%1.%2.%3"/>
      <w:lvlJc w:val="left"/>
      <w:pPr>
        <w:tabs>
          <w:tab w:val="num" w:pos="855"/>
        </w:tabs>
        <w:ind w:left="855" w:hanging="855"/>
      </w:pPr>
      <w:rPr>
        <w:rFonts w:hint="eastAsia"/>
      </w:rPr>
    </w:lvl>
    <w:lvl w:ilvl="3">
      <w:start w:val="1"/>
      <w:numFmt w:val="decimal"/>
      <w:lvlText w:val="%1.%2.%3.%4"/>
      <w:lvlJc w:val="left"/>
      <w:pPr>
        <w:tabs>
          <w:tab w:val="num" w:pos="855"/>
        </w:tabs>
        <w:ind w:left="855" w:hanging="855"/>
      </w:pPr>
      <w:rPr>
        <w:rFonts w:hint="eastAsia"/>
      </w:rPr>
    </w:lvl>
    <w:lvl w:ilvl="4">
      <w:start w:val="1"/>
      <w:numFmt w:val="decimal"/>
      <w:lvlText w:val="%1.%2.%3.%4.%5"/>
      <w:lvlJc w:val="left"/>
      <w:pPr>
        <w:tabs>
          <w:tab w:val="num" w:pos="855"/>
        </w:tabs>
        <w:ind w:left="855" w:hanging="855"/>
      </w:pPr>
      <w:rPr>
        <w:rFonts w:hint="eastAsia"/>
      </w:rPr>
    </w:lvl>
    <w:lvl w:ilvl="5">
      <w:start w:val="1"/>
      <w:numFmt w:val="decimal"/>
      <w:lvlText w:val="%1.%2.%3.%4.%5.%6"/>
      <w:lvlJc w:val="left"/>
      <w:pPr>
        <w:tabs>
          <w:tab w:val="num" w:pos="855"/>
        </w:tabs>
        <w:ind w:left="855" w:hanging="855"/>
      </w:pPr>
      <w:rPr>
        <w:rFonts w:hint="eastAsia"/>
      </w:rPr>
    </w:lvl>
    <w:lvl w:ilvl="6">
      <w:start w:val="1"/>
      <w:numFmt w:val="decimal"/>
      <w:lvlText w:val="%1.%2.%3.%4.%5.%6.%7"/>
      <w:lvlJc w:val="left"/>
      <w:pPr>
        <w:tabs>
          <w:tab w:val="num" w:pos="855"/>
        </w:tabs>
        <w:ind w:left="855" w:hanging="855"/>
      </w:pPr>
      <w:rPr>
        <w:rFonts w:hint="eastAsia"/>
      </w:rPr>
    </w:lvl>
    <w:lvl w:ilvl="7">
      <w:start w:val="1"/>
      <w:numFmt w:val="decimal"/>
      <w:lvlText w:val="%1.%2.%3.%4.%5.%6.%7.%8"/>
      <w:lvlJc w:val="left"/>
      <w:pPr>
        <w:tabs>
          <w:tab w:val="num" w:pos="855"/>
        </w:tabs>
        <w:ind w:left="855" w:hanging="855"/>
      </w:pPr>
      <w:rPr>
        <w:rFonts w:hint="eastAsia"/>
      </w:rPr>
    </w:lvl>
    <w:lvl w:ilvl="8">
      <w:start w:val="1"/>
      <w:numFmt w:val="decimal"/>
      <w:lvlText w:val="%1.%2.%3.%4.%5.%6.%7.%8.%9"/>
      <w:lvlJc w:val="left"/>
      <w:pPr>
        <w:tabs>
          <w:tab w:val="num" w:pos="855"/>
        </w:tabs>
        <w:ind w:left="855" w:hanging="855"/>
      </w:pPr>
      <w:rPr>
        <w:rFonts w:hint="eastAsia"/>
      </w:rPr>
    </w:lvl>
  </w:abstractNum>
  <w:abstractNum w:abstractNumId="35" w15:restartNumberingAfterBreak="0">
    <w:nsid w:val="70D571AF"/>
    <w:multiLevelType w:val="singleLevel"/>
    <w:tmpl w:val="328A59EC"/>
    <w:lvl w:ilvl="0">
      <w:start w:val="1"/>
      <w:numFmt w:val="lowerLetter"/>
      <w:lvlText w:val="%1)"/>
      <w:lvlJc w:val="left"/>
      <w:pPr>
        <w:tabs>
          <w:tab w:val="num" w:pos="1210"/>
        </w:tabs>
        <w:ind w:left="1210" w:hanging="360"/>
      </w:pPr>
      <w:rPr>
        <w:rFonts w:hint="eastAsia"/>
      </w:rPr>
    </w:lvl>
  </w:abstractNum>
  <w:abstractNum w:abstractNumId="36" w15:restartNumberingAfterBreak="0">
    <w:nsid w:val="738D42E6"/>
    <w:multiLevelType w:val="multilevel"/>
    <w:tmpl w:val="95AA0220"/>
    <w:lvl w:ilvl="0">
      <w:start w:val="12"/>
      <w:numFmt w:val="decimal"/>
      <w:lvlText w:val="%1"/>
      <w:lvlJc w:val="left"/>
      <w:pPr>
        <w:tabs>
          <w:tab w:val="num" w:pos="720"/>
        </w:tabs>
        <w:ind w:left="720" w:hanging="720"/>
      </w:pPr>
      <w:rPr>
        <w:rFonts w:eastAsia="????" w:hint="default"/>
        <w:color w:val="auto"/>
      </w:rPr>
    </w:lvl>
    <w:lvl w:ilvl="1">
      <w:start w:val="1"/>
      <w:numFmt w:val="decimal"/>
      <w:lvlText w:val="%1.%2"/>
      <w:lvlJc w:val="left"/>
      <w:pPr>
        <w:tabs>
          <w:tab w:val="num" w:pos="720"/>
        </w:tabs>
        <w:ind w:left="720" w:hanging="720"/>
      </w:pPr>
      <w:rPr>
        <w:rFonts w:eastAsia="????" w:hint="default"/>
        <w:color w:val="auto"/>
      </w:rPr>
    </w:lvl>
    <w:lvl w:ilvl="2">
      <w:start w:val="1"/>
      <w:numFmt w:val="decimal"/>
      <w:lvlText w:val="%1.%2.%3"/>
      <w:lvlJc w:val="left"/>
      <w:pPr>
        <w:tabs>
          <w:tab w:val="num" w:pos="720"/>
        </w:tabs>
        <w:ind w:left="720" w:hanging="720"/>
      </w:pPr>
      <w:rPr>
        <w:rFonts w:eastAsia="????" w:hint="default"/>
        <w:color w:val="auto"/>
      </w:rPr>
    </w:lvl>
    <w:lvl w:ilvl="3">
      <w:start w:val="1"/>
      <w:numFmt w:val="decimal"/>
      <w:lvlText w:val="%1.%2.%3.%4"/>
      <w:lvlJc w:val="left"/>
      <w:pPr>
        <w:tabs>
          <w:tab w:val="num" w:pos="720"/>
        </w:tabs>
        <w:ind w:left="720" w:hanging="720"/>
      </w:pPr>
      <w:rPr>
        <w:rFonts w:eastAsia="????" w:hint="default"/>
        <w:color w:val="auto"/>
      </w:rPr>
    </w:lvl>
    <w:lvl w:ilvl="4">
      <w:start w:val="1"/>
      <w:numFmt w:val="decimal"/>
      <w:lvlText w:val="%1.%2.%3.%4.%5"/>
      <w:lvlJc w:val="left"/>
      <w:pPr>
        <w:tabs>
          <w:tab w:val="num" w:pos="1080"/>
        </w:tabs>
        <w:ind w:left="1080" w:hanging="1080"/>
      </w:pPr>
      <w:rPr>
        <w:rFonts w:eastAsia="????" w:hint="default"/>
        <w:color w:val="auto"/>
      </w:rPr>
    </w:lvl>
    <w:lvl w:ilvl="5">
      <w:start w:val="1"/>
      <w:numFmt w:val="decimal"/>
      <w:lvlText w:val="%1.%2.%3.%4.%5.%6"/>
      <w:lvlJc w:val="left"/>
      <w:pPr>
        <w:tabs>
          <w:tab w:val="num" w:pos="1080"/>
        </w:tabs>
        <w:ind w:left="1080" w:hanging="1080"/>
      </w:pPr>
      <w:rPr>
        <w:rFonts w:eastAsia="????" w:hint="default"/>
        <w:color w:val="auto"/>
      </w:rPr>
    </w:lvl>
    <w:lvl w:ilvl="6">
      <w:start w:val="1"/>
      <w:numFmt w:val="decimal"/>
      <w:lvlText w:val="%1.%2.%3.%4.%5.%6.%7"/>
      <w:lvlJc w:val="left"/>
      <w:pPr>
        <w:tabs>
          <w:tab w:val="num" w:pos="1440"/>
        </w:tabs>
        <w:ind w:left="1440" w:hanging="1440"/>
      </w:pPr>
      <w:rPr>
        <w:rFonts w:eastAsia="????" w:hint="default"/>
        <w:color w:val="auto"/>
      </w:rPr>
    </w:lvl>
    <w:lvl w:ilvl="7">
      <w:start w:val="1"/>
      <w:numFmt w:val="decimal"/>
      <w:lvlText w:val="%1.%2.%3.%4.%5.%6.%7.%8"/>
      <w:lvlJc w:val="left"/>
      <w:pPr>
        <w:tabs>
          <w:tab w:val="num" w:pos="1440"/>
        </w:tabs>
        <w:ind w:left="1440" w:hanging="1440"/>
      </w:pPr>
      <w:rPr>
        <w:rFonts w:eastAsia="????" w:hint="default"/>
        <w:color w:val="auto"/>
      </w:rPr>
    </w:lvl>
    <w:lvl w:ilvl="8">
      <w:start w:val="1"/>
      <w:numFmt w:val="decimal"/>
      <w:lvlText w:val="%1.%2.%3.%4.%5.%6.%7.%8.%9"/>
      <w:lvlJc w:val="left"/>
      <w:pPr>
        <w:tabs>
          <w:tab w:val="num" w:pos="1800"/>
        </w:tabs>
        <w:ind w:left="1800" w:hanging="1800"/>
      </w:pPr>
      <w:rPr>
        <w:rFonts w:eastAsia="????" w:hint="default"/>
        <w:color w:val="auto"/>
      </w:rPr>
    </w:lvl>
  </w:abstractNum>
  <w:abstractNum w:abstractNumId="37" w15:restartNumberingAfterBreak="0">
    <w:nsid w:val="77CB708D"/>
    <w:multiLevelType w:val="multilevel"/>
    <w:tmpl w:val="2A100C7A"/>
    <w:lvl w:ilvl="0">
      <w:start w:val="1"/>
      <w:numFmt w:val="decimal"/>
      <w:lvlText w:val="%1."/>
      <w:lvlJc w:val="left"/>
      <w:pPr>
        <w:tabs>
          <w:tab w:val="num" w:pos="720"/>
        </w:tabs>
        <w:ind w:left="720" w:hanging="360"/>
      </w:pPr>
      <w:rPr>
        <w:rFonts w:hint="eastAsia"/>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79864D36"/>
    <w:multiLevelType w:val="multilevel"/>
    <w:tmpl w:val="A9F6BBA4"/>
    <w:lvl w:ilvl="0">
      <w:start w:val="8"/>
      <w:numFmt w:val="decimal"/>
      <w:lvlText w:val="%1."/>
      <w:lvlJc w:val="left"/>
      <w:pPr>
        <w:tabs>
          <w:tab w:val="num" w:pos="360"/>
        </w:tabs>
        <w:ind w:left="360" w:hanging="360"/>
      </w:pPr>
      <w:rPr>
        <w:rFonts w:hint="eastAsia"/>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420"/>
        </w:tabs>
        <w:ind w:left="420" w:hanging="420"/>
      </w:pPr>
      <w:rPr>
        <w:rFonts w:hint="default"/>
      </w:rPr>
    </w:lvl>
    <w:lvl w:ilvl="3">
      <w:start w:val="1"/>
      <w:numFmt w:val="decimal"/>
      <w:isLgl/>
      <w:lvlText w:val="%1.%2.%3.%4"/>
      <w:lvlJc w:val="left"/>
      <w:pPr>
        <w:tabs>
          <w:tab w:val="num" w:pos="420"/>
        </w:tabs>
        <w:ind w:left="420" w:hanging="420"/>
      </w:pPr>
      <w:rPr>
        <w:rFonts w:hint="default"/>
      </w:rPr>
    </w:lvl>
    <w:lvl w:ilvl="4">
      <w:start w:val="1"/>
      <w:numFmt w:val="decimal"/>
      <w:isLgl/>
      <w:lvlText w:val="%1.%2.%3.%4.%5"/>
      <w:lvlJc w:val="left"/>
      <w:pPr>
        <w:tabs>
          <w:tab w:val="num" w:pos="420"/>
        </w:tabs>
        <w:ind w:left="420" w:hanging="420"/>
      </w:pPr>
      <w:rPr>
        <w:rFonts w:hint="default"/>
      </w:rPr>
    </w:lvl>
    <w:lvl w:ilvl="5">
      <w:start w:val="1"/>
      <w:numFmt w:val="decimal"/>
      <w:isLgl/>
      <w:lvlText w:val="%1.%2.%3.%4.%5.%6"/>
      <w:lvlJc w:val="left"/>
      <w:pPr>
        <w:tabs>
          <w:tab w:val="num" w:pos="420"/>
        </w:tabs>
        <w:ind w:left="420" w:hanging="420"/>
      </w:pPr>
      <w:rPr>
        <w:rFonts w:hint="default"/>
      </w:rPr>
    </w:lvl>
    <w:lvl w:ilvl="6">
      <w:start w:val="1"/>
      <w:numFmt w:val="decimal"/>
      <w:isLgl/>
      <w:lvlText w:val="%1.%2.%3.%4.%5.%6.%7"/>
      <w:lvlJc w:val="left"/>
      <w:pPr>
        <w:tabs>
          <w:tab w:val="num" w:pos="420"/>
        </w:tabs>
        <w:ind w:left="420" w:hanging="420"/>
      </w:pPr>
      <w:rPr>
        <w:rFonts w:hint="default"/>
      </w:rPr>
    </w:lvl>
    <w:lvl w:ilvl="7">
      <w:start w:val="1"/>
      <w:numFmt w:val="decimal"/>
      <w:isLgl/>
      <w:lvlText w:val="%1.%2.%3.%4.%5.%6.%7.%8"/>
      <w:lvlJc w:val="left"/>
      <w:pPr>
        <w:tabs>
          <w:tab w:val="num" w:pos="420"/>
        </w:tabs>
        <w:ind w:left="420" w:hanging="420"/>
      </w:pPr>
      <w:rPr>
        <w:rFonts w:hint="default"/>
      </w:rPr>
    </w:lvl>
    <w:lvl w:ilvl="8">
      <w:start w:val="1"/>
      <w:numFmt w:val="decimal"/>
      <w:isLgl/>
      <w:lvlText w:val="%1.%2.%3.%4.%5.%6.%7.%8.%9"/>
      <w:lvlJc w:val="left"/>
      <w:pPr>
        <w:tabs>
          <w:tab w:val="num" w:pos="420"/>
        </w:tabs>
        <w:ind w:left="420" w:hanging="420"/>
      </w:pPr>
      <w:rPr>
        <w:rFonts w:hint="default"/>
      </w:rPr>
    </w:lvl>
  </w:abstractNum>
  <w:abstractNum w:abstractNumId="39" w15:restartNumberingAfterBreak="0">
    <w:nsid w:val="7C1928AE"/>
    <w:multiLevelType w:val="singleLevel"/>
    <w:tmpl w:val="9D4029AC"/>
    <w:lvl w:ilvl="0">
      <w:start w:val="1"/>
      <w:numFmt w:val="decimal"/>
      <w:lvlText w:val="%1、"/>
      <w:lvlJc w:val="left"/>
      <w:pPr>
        <w:tabs>
          <w:tab w:val="num" w:pos="324"/>
        </w:tabs>
        <w:ind w:left="324" w:hanging="324"/>
      </w:pPr>
      <w:rPr>
        <w:rFonts w:hint="eastAsia"/>
      </w:rPr>
    </w:lvl>
  </w:abstractNum>
  <w:abstractNum w:abstractNumId="40" w15:restartNumberingAfterBreak="0">
    <w:nsid w:val="7F9A16CB"/>
    <w:multiLevelType w:val="hybridMultilevel"/>
    <w:tmpl w:val="A9047F0A"/>
    <w:lvl w:ilvl="0" w:tplc="53766E80">
      <w:start w:val="1"/>
      <w:numFmt w:val="lowerLetter"/>
      <w:lvlText w:val="%1)"/>
      <w:lvlJc w:val="left"/>
      <w:pPr>
        <w:tabs>
          <w:tab w:val="num" w:pos="1210"/>
        </w:tabs>
        <w:ind w:left="1210" w:hanging="360"/>
      </w:pPr>
      <w:rPr>
        <w:rFonts w:hint="default"/>
      </w:rPr>
    </w:lvl>
    <w:lvl w:ilvl="1" w:tplc="04090019" w:tentative="1">
      <w:start w:val="1"/>
      <w:numFmt w:val="lowerLetter"/>
      <w:lvlText w:val="%2."/>
      <w:lvlJc w:val="left"/>
      <w:pPr>
        <w:tabs>
          <w:tab w:val="num" w:pos="1930"/>
        </w:tabs>
        <w:ind w:left="1930" w:hanging="360"/>
      </w:pPr>
    </w:lvl>
    <w:lvl w:ilvl="2" w:tplc="0409001B" w:tentative="1">
      <w:start w:val="1"/>
      <w:numFmt w:val="lowerRoman"/>
      <w:lvlText w:val="%3."/>
      <w:lvlJc w:val="right"/>
      <w:pPr>
        <w:tabs>
          <w:tab w:val="num" w:pos="2650"/>
        </w:tabs>
        <w:ind w:left="2650" w:hanging="180"/>
      </w:pPr>
    </w:lvl>
    <w:lvl w:ilvl="3" w:tplc="0409000F" w:tentative="1">
      <w:start w:val="1"/>
      <w:numFmt w:val="decimal"/>
      <w:lvlText w:val="%4."/>
      <w:lvlJc w:val="left"/>
      <w:pPr>
        <w:tabs>
          <w:tab w:val="num" w:pos="3370"/>
        </w:tabs>
        <w:ind w:left="3370" w:hanging="360"/>
      </w:pPr>
    </w:lvl>
    <w:lvl w:ilvl="4" w:tplc="04090019" w:tentative="1">
      <w:start w:val="1"/>
      <w:numFmt w:val="lowerLetter"/>
      <w:lvlText w:val="%5."/>
      <w:lvlJc w:val="left"/>
      <w:pPr>
        <w:tabs>
          <w:tab w:val="num" w:pos="4090"/>
        </w:tabs>
        <w:ind w:left="4090" w:hanging="360"/>
      </w:pPr>
    </w:lvl>
    <w:lvl w:ilvl="5" w:tplc="0409001B" w:tentative="1">
      <w:start w:val="1"/>
      <w:numFmt w:val="lowerRoman"/>
      <w:lvlText w:val="%6."/>
      <w:lvlJc w:val="right"/>
      <w:pPr>
        <w:tabs>
          <w:tab w:val="num" w:pos="4810"/>
        </w:tabs>
        <w:ind w:left="4810" w:hanging="180"/>
      </w:pPr>
    </w:lvl>
    <w:lvl w:ilvl="6" w:tplc="0409000F" w:tentative="1">
      <w:start w:val="1"/>
      <w:numFmt w:val="decimal"/>
      <w:lvlText w:val="%7."/>
      <w:lvlJc w:val="left"/>
      <w:pPr>
        <w:tabs>
          <w:tab w:val="num" w:pos="5530"/>
        </w:tabs>
        <w:ind w:left="5530" w:hanging="360"/>
      </w:pPr>
    </w:lvl>
    <w:lvl w:ilvl="7" w:tplc="04090019" w:tentative="1">
      <w:start w:val="1"/>
      <w:numFmt w:val="lowerLetter"/>
      <w:lvlText w:val="%8."/>
      <w:lvlJc w:val="left"/>
      <w:pPr>
        <w:tabs>
          <w:tab w:val="num" w:pos="6250"/>
        </w:tabs>
        <w:ind w:left="6250" w:hanging="360"/>
      </w:pPr>
    </w:lvl>
    <w:lvl w:ilvl="8" w:tplc="0409001B" w:tentative="1">
      <w:start w:val="1"/>
      <w:numFmt w:val="lowerRoman"/>
      <w:lvlText w:val="%9."/>
      <w:lvlJc w:val="right"/>
      <w:pPr>
        <w:tabs>
          <w:tab w:val="num" w:pos="6970"/>
        </w:tabs>
        <w:ind w:left="6970" w:hanging="180"/>
      </w:pPr>
    </w:lvl>
  </w:abstractNum>
  <w:num w:numId="1" w16cid:durableId="1788962208">
    <w:abstractNumId w:val="39"/>
  </w:num>
  <w:num w:numId="2" w16cid:durableId="952899759">
    <w:abstractNumId w:val="7"/>
  </w:num>
  <w:num w:numId="3" w16cid:durableId="899678596">
    <w:abstractNumId w:val="23"/>
  </w:num>
  <w:num w:numId="4" w16cid:durableId="1507403363">
    <w:abstractNumId w:val="1"/>
  </w:num>
  <w:num w:numId="5" w16cid:durableId="886069769">
    <w:abstractNumId w:val="22"/>
  </w:num>
  <w:num w:numId="6" w16cid:durableId="1534348583">
    <w:abstractNumId w:val="8"/>
  </w:num>
  <w:num w:numId="7" w16cid:durableId="1586720991">
    <w:abstractNumId w:val="18"/>
  </w:num>
  <w:num w:numId="8" w16cid:durableId="289291446">
    <w:abstractNumId w:val="6"/>
  </w:num>
  <w:num w:numId="9" w16cid:durableId="1687903180">
    <w:abstractNumId w:val="33"/>
  </w:num>
  <w:num w:numId="10" w16cid:durableId="1101220389">
    <w:abstractNumId w:val="19"/>
  </w:num>
  <w:num w:numId="11" w16cid:durableId="253436981">
    <w:abstractNumId w:val="26"/>
  </w:num>
  <w:num w:numId="12" w16cid:durableId="1129473428">
    <w:abstractNumId w:val="14"/>
  </w:num>
  <w:num w:numId="13" w16cid:durableId="1052735728">
    <w:abstractNumId w:val="37"/>
  </w:num>
  <w:num w:numId="14" w16cid:durableId="285819210">
    <w:abstractNumId w:val="31"/>
  </w:num>
  <w:num w:numId="15" w16cid:durableId="207228744">
    <w:abstractNumId w:val="16"/>
  </w:num>
  <w:num w:numId="16" w16cid:durableId="311259260">
    <w:abstractNumId w:val="34"/>
  </w:num>
  <w:num w:numId="17" w16cid:durableId="1569993254">
    <w:abstractNumId w:val="28"/>
  </w:num>
  <w:num w:numId="18" w16cid:durableId="459955981">
    <w:abstractNumId w:val="5"/>
  </w:num>
  <w:num w:numId="19" w16cid:durableId="155074314">
    <w:abstractNumId w:val="25"/>
  </w:num>
  <w:num w:numId="20" w16cid:durableId="2029789030">
    <w:abstractNumId w:val="10"/>
  </w:num>
  <w:num w:numId="21" w16cid:durableId="281306048">
    <w:abstractNumId w:val="30"/>
  </w:num>
  <w:num w:numId="22" w16cid:durableId="1375077104">
    <w:abstractNumId w:val="21"/>
  </w:num>
  <w:num w:numId="23" w16cid:durableId="868221905">
    <w:abstractNumId w:val="4"/>
  </w:num>
  <w:num w:numId="24" w16cid:durableId="1779368847">
    <w:abstractNumId w:val="24"/>
  </w:num>
  <w:num w:numId="25" w16cid:durableId="323432865">
    <w:abstractNumId w:val="35"/>
  </w:num>
  <w:num w:numId="26" w16cid:durableId="1309356499">
    <w:abstractNumId w:val="11"/>
  </w:num>
  <w:num w:numId="27" w16cid:durableId="1270696663">
    <w:abstractNumId w:val="27"/>
  </w:num>
  <w:num w:numId="28" w16cid:durableId="482507954">
    <w:abstractNumId w:val="0"/>
  </w:num>
  <w:num w:numId="29" w16cid:durableId="837232020">
    <w:abstractNumId w:val="38"/>
  </w:num>
  <w:num w:numId="30" w16cid:durableId="795560817">
    <w:abstractNumId w:val="9"/>
  </w:num>
  <w:num w:numId="31" w16cid:durableId="1097216318">
    <w:abstractNumId w:val="15"/>
  </w:num>
  <w:num w:numId="32" w16cid:durableId="1589927725">
    <w:abstractNumId w:val="40"/>
  </w:num>
  <w:num w:numId="33" w16cid:durableId="276914921">
    <w:abstractNumId w:val="32"/>
  </w:num>
  <w:num w:numId="34" w16cid:durableId="235090665">
    <w:abstractNumId w:val="20"/>
  </w:num>
  <w:num w:numId="35" w16cid:durableId="735318495">
    <w:abstractNumId w:val="36"/>
  </w:num>
  <w:num w:numId="36" w16cid:durableId="1655573367">
    <w:abstractNumId w:val="3"/>
  </w:num>
  <w:num w:numId="37" w16cid:durableId="1410542589">
    <w:abstractNumId w:val="2"/>
  </w:num>
  <w:num w:numId="38" w16cid:durableId="351296895">
    <w:abstractNumId w:val="12"/>
  </w:num>
  <w:num w:numId="39" w16cid:durableId="595090168">
    <w:abstractNumId w:val="17"/>
  </w:num>
  <w:num w:numId="40" w16cid:durableId="1034429714">
    <w:abstractNumId w:val="29"/>
  </w:num>
  <w:num w:numId="41" w16cid:durableId="165926800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n, Rocky">
    <w15:presenceInfo w15:providerId="AD" w15:userId="S-1-5-21-2573208799-187067640-1722879566-4660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5DD"/>
    <w:rsid w:val="0000361B"/>
    <w:rsid w:val="00004D75"/>
    <w:rsid w:val="00032238"/>
    <w:rsid w:val="000342AF"/>
    <w:rsid w:val="000361F6"/>
    <w:rsid w:val="00042AEA"/>
    <w:rsid w:val="000458C7"/>
    <w:rsid w:val="000651DF"/>
    <w:rsid w:val="000B31DA"/>
    <w:rsid w:val="000B3518"/>
    <w:rsid w:val="000D1956"/>
    <w:rsid w:val="000E0368"/>
    <w:rsid w:val="000E0BD2"/>
    <w:rsid w:val="000E16C1"/>
    <w:rsid w:val="000E2131"/>
    <w:rsid w:val="000E21C0"/>
    <w:rsid w:val="000E4053"/>
    <w:rsid w:val="000F016C"/>
    <w:rsid w:val="000F1D20"/>
    <w:rsid w:val="00101775"/>
    <w:rsid w:val="00106A63"/>
    <w:rsid w:val="00112B8A"/>
    <w:rsid w:val="0011396D"/>
    <w:rsid w:val="00116ACE"/>
    <w:rsid w:val="00116C65"/>
    <w:rsid w:val="001338DF"/>
    <w:rsid w:val="001376ED"/>
    <w:rsid w:val="00150738"/>
    <w:rsid w:val="001571C2"/>
    <w:rsid w:val="00166BCC"/>
    <w:rsid w:val="00181076"/>
    <w:rsid w:val="001962C4"/>
    <w:rsid w:val="001A0BC8"/>
    <w:rsid w:val="001A7941"/>
    <w:rsid w:val="001B24EF"/>
    <w:rsid w:val="001C1BFC"/>
    <w:rsid w:val="001D3A91"/>
    <w:rsid w:val="001D5873"/>
    <w:rsid w:val="001D58FB"/>
    <w:rsid w:val="001E0724"/>
    <w:rsid w:val="001F16FE"/>
    <w:rsid w:val="0020073A"/>
    <w:rsid w:val="00213216"/>
    <w:rsid w:val="00231FB1"/>
    <w:rsid w:val="00246ED6"/>
    <w:rsid w:val="00250FF2"/>
    <w:rsid w:val="002719A6"/>
    <w:rsid w:val="0027291C"/>
    <w:rsid w:val="00283CCE"/>
    <w:rsid w:val="00285D2D"/>
    <w:rsid w:val="00287EA7"/>
    <w:rsid w:val="00297493"/>
    <w:rsid w:val="002A02B4"/>
    <w:rsid w:val="002B3645"/>
    <w:rsid w:val="002D4026"/>
    <w:rsid w:val="002D4871"/>
    <w:rsid w:val="002E3237"/>
    <w:rsid w:val="002E4BBD"/>
    <w:rsid w:val="00300C51"/>
    <w:rsid w:val="00324AC9"/>
    <w:rsid w:val="0033247F"/>
    <w:rsid w:val="003516B8"/>
    <w:rsid w:val="003777F5"/>
    <w:rsid w:val="00384BED"/>
    <w:rsid w:val="003860DF"/>
    <w:rsid w:val="00386D4B"/>
    <w:rsid w:val="00397FB2"/>
    <w:rsid w:val="003A5328"/>
    <w:rsid w:val="003B177A"/>
    <w:rsid w:val="003C49B6"/>
    <w:rsid w:val="003D08E1"/>
    <w:rsid w:val="003D5C72"/>
    <w:rsid w:val="003F110B"/>
    <w:rsid w:val="003F62D0"/>
    <w:rsid w:val="00406F63"/>
    <w:rsid w:val="00421C66"/>
    <w:rsid w:val="0042728F"/>
    <w:rsid w:val="00434C07"/>
    <w:rsid w:val="004527C3"/>
    <w:rsid w:val="004560F3"/>
    <w:rsid w:val="00461478"/>
    <w:rsid w:val="004740B4"/>
    <w:rsid w:val="004816B6"/>
    <w:rsid w:val="004976B7"/>
    <w:rsid w:val="00497BD0"/>
    <w:rsid w:val="004B066B"/>
    <w:rsid w:val="004C60DD"/>
    <w:rsid w:val="004C65B1"/>
    <w:rsid w:val="004C67C8"/>
    <w:rsid w:val="004D243E"/>
    <w:rsid w:val="004D3CEC"/>
    <w:rsid w:val="004D483B"/>
    <w:rsid w:val="004E1AA4"/>
    <w:rsid w:val="004E4096"/>
    <w:rsid w:val="00505569"/>
    <w:rsid w:val="00515CB1"/>
    <w:rsid w:val="0052396A"/>
    <w:rsid w:val="00532736"/>
    <w:rsid w:val="005337E1"/>
    <w:rsid w:val="00552557"/>
    <w:rsid w:val="00573B96"/>
    <w:rsid w:val="00574413"/>
    <w:rsid w:val="00576521"/>
    <w:rsid w:val="0058239B"/>
    <w:rsid w:val="005969EF"/>
    <w:rsid w:val="005A0F41"/>
    <w:rsid w:val="005A3923"/>
    <w:rsid w:val="005A3C12"/>
    <w:rsid w:val="005C6A9D"/>
    <w:rsid w:val="005D0D20"/>
    <w:rsid w:val="005E697B"/>
    <w:rsid w:val="005F6B95"/>
    <w:rsid w:val="006013E7"/>
    <w:rsid w:val="00617F5A"/>
    <w:rsid w:val="00630C38"/>
    <w:rsid w:val="0063311F"/>
    <w:rsid w:val="00634864"/>
    <w:rsid w:val="006506BE"/>
    <w:rsid w:val="00654144"/>
    <w:rsid w:val="00664575"/>
    <w:rsid w:val="00673601"/>
    <w:rsid w:val="0067526B"/>
    <w:rsid w:val="006942B2"/>
    <w:rsid w:val="006948F1"/>
    <w:rsid w:val="00695819"/>
    <w:rsid w:val="006A324F"/>
    <w:rsid w:val="006A4E20"/>
    <w:rsid w:val="006A7B98"/>
    <w:rsid w:val="006B2623"/>
    <w:rsid w:val="006B64E9"/>
    <w:rsid w:val="006C29F1"/>
    <w:rsid w:val="006F0C84"/>
    <w:rsid w:val="006F30AE"/>
    <w:rsid w:val="007029EE"/>
    <w:rsid w:val="0070331B"/>
    <w:rsid w:val="00747624"/>
    <w:rsid w:val="00756D69"/>
    <w:rsid w:val="00775941"/>
    <w:rsid w:val="00780086"/>
    <w:rsid w:val="0078302E"/>
    <w:rsid w:val="00787BF0"/>
    <w:rsid w:val="007958D5"/>
    <w:rsid w:val="007971DE"/>
    <w:rsid w:val="007A2352"/>
    <w:rsid w:val="007C20E3"/>
    <w:rsid w:val="007C4370"/>
    <w:rsid w:val="007D2223"/>
    <w:rsid w:val="007D5144"/>
    <w:rsid w:val="007E4424"/>
    <w:rsid w:val="007E486C"/>
    <w:rsid w:val="007F3835"/>
    <w:rsid w:val="00805C07"/>
    <w:rsid w:val="008243DD"/>
    <w:rsid w:val="0082770B"/>
    <w:rsid w:val="008353CC"/>
    <w:rsid w:val="008365FD"/>
    <w:rsid w:val="0084205A"/>
    <w:rsid w:val="00845602"/>
    <w:rsid w:val="00855734"/>
    <w:rsid w:val="00866620"/>
    <w:rsid w:val="008955B5"/>
    <w:rsid w:val="008A0ED7"/>
    <w:rsid w:val="008A3965"/>
    <w:rsid w:val="008B1260"/>
    <w:rsid w:val="008C2A1D"/>
    <w:rsid w:val="008E75A7"/>
    <w:rsid w:val="0090415E"/>
    <w:rsid w:val="009078F0"/>
    <w:rsid w:val="00921F63"/>
    <w:rsid w:val="009314C5"/>
    <w:rsid w:val="00966D33"/>
    <w:rsid w:val="009731BF"/>
    <w:rsid w:val="00973DFA"/>
    <w:rsid w:val="00980A2A"/>
    <w:rsid w:val="00990386"/>
    <w:rsid w:val="00996F0B"/>
    <w:rsid w:val="009A70DB"/>
    <w:rsid w:val="009A7213"/>
    <w:rsid w:val="009D1FCD"/>
    <w:rsid w:val="009E0875"/>
    <w:rsid w:val="009E2F24"/>
    <w:rsid w:val="009E2F51"/>
    <w:rsid w:val="009E4C19"/>
    <w:rsid w:val="009E5E72"/>
    <w:rsid w:val="009F1021"/>
    <w:rsid w:val="00A05F6A"/>
    <w:rsid w:val="00A1092A"/>
    <w:rsid w:val="00A14AD4"/>
    <w:rsid w:val="00A17995"/>
    <w:rsid w:val="00A27C0B"/>
    <w:rsid w:val="00A44479"/>
    <w:rsid w:val="00A44DDC"/>
    <w:rsid w:val="00A474BE"/>
    <w:rsid w:val="00A67A74"/>
    <w:rsid w:val="00A722E5"/>
    <w:rsid w:val="00A821FC"/>
    <w:rsid w:val="00A90276"/>
    <w:rsid w:val="00AC7D08"/>
    <w:rsid w:val="00B033E4"/>
    <w:rsid w:val="00B2156B"/>
    <w:rsid w:val="00B41D60"/>
    <w:rsid w:val="00B44890"/>
    <w:rsid w:val="00B452E7"/>
    <w:rsid w:val="00B61ACD"/>
    <w:rsid w:val="00B6229D"/>
    <w:rsid w:val="00B70B40"/>
    <w:rsid w:val="00B7467A"/>
    <w:rsid w:val="00B75B51"/>
    <w:rsid w:val="00B82A4A"/>
    <w:rsid w:val="00B83728"/>
    <w:rsid w:val="00B8422F"/>
    <w:rsid w:val="00B845DD"/>
    <w:rsid w:val="00B93A96"/>
    <w:rsid w:val="00BA27A4"/>
    <w:rsid w:val="00BA59D7"/>
    <w:rsid w:val="00BA685C"/>
    <w:rsid w:val="00BC2D4F"/>
    <w:rsid w:val="00BC42DD"/>
    <w:rsid w:val="00BC5AC1"/>
    <w:rsid w:val="00BD5C75"/>
    <w:rsid w:val="00BE648B"/>
    <w:rsid w:val="00BE6ED0"/>
    <w:rsid w:val="00C2579C"/>
    <w:rsid w:val="00C309A4"/>
    <w:rsid w:val="00C377F6"/>
    <w:rsid w:val="00C43B43"/>
    <w:rsid w:val="00C53078"/>
    <w:rsid w:val="00C67FB6"/>
    <w:rsid w:val="00C85FC6"/>
    <w:rsid w:val="00C91861"/>
    <w:rsid w:val="00C939E2"/>
    <w:rsid w:val="00CA54E7"/>
    <w:rsid w:val="00CA6665"/>
    <w:rsid w:val="00CB114F"/>
    <w:rsid w:val="00CB56A7"/>
    <w:rsid w:val="00CD1807"/>
    <w:rsid w:val="00CE0003"/>
    <w:rsid w:val="00CE5F64"/>
    <w:rsid w:val="00CF2F39"/>
    <w:rsid w:val="00D00891"/>
    <w:rsid w:val="00D035E7"/>
    <w:rsid w:val="00D0495B"/>
    <w:rsid w:val="00D07AC0"/>
    <w:rsid w:val="00D17CFF"/>
    <w:rsid w:val="00D4300D"/>
    <w:rsid w:val="00D5707D"/>
    <w:rsid w:val="00D7621A"/>
    <w:rsid w:val="00D96D7E"/>
    <w:rsid w:val="00DB52F7"/>
    <w:rsid w:val="00DC0FE0"/>
    <w:rsid w:val="00DD51B6"/>
    <w:rsid w:val="00DD58A7"/>
    <w:rsid w:val="00DF1040"/>
    <w:rsid w:val="00DF1F3C"/>
    <w:rsid w:val="00E00881"/>
    <w:rsid w:val="00E02BB0"/>
    <w:rsid w:val="00E03C30"/>
    <w:rsid w:val="00E0627D"/>
    <w:rsid w:val="00E13844"/>
    <w:rsid w:val="00E1677E"/>
    <w:rsid w:val="00E278C6"/>
    <w:rsid w:val="00E3135C"/>
    <w:rsid w:val="00E333A6"/>
    <w:rsid w:val="00E406D0"/>
    <w:rsid w:val="00E4315B"/>
    <w:rsid w:val="00E611C6"/>
    <w:rsid w:val="00E62D23"/>
    <w:rsid w:val="00E82406"/>
    <w:rsid w:val="00E8637E"/>
    <w:rsid w:val="00E87164"/>
    <w:rsid w:val="00E96250"/>
    <w:rsid w:val="00EC58BC"/>
    <w:rsid w:val="00EC5988"/>
    <w:rsid w:val="00ED0191"/>
    <w:rsid w:val="00EE022C"/>
    <w:rsid w:val="00EE3520"/>
    <w:rsid w:val="00EF3400"/>
    <w:rsid w:val="00F17D04"/>
    <w:rsid w:val="00F24866"/>
    <w:rsid w:val="00F6373F"/>
    <w:rsid w:val="00F9657E"/>
    <w:rsid w:val="00FA0F54"/>
    <w:rsid w:val="00FC4E85"/>
    <w:rsid w:val="00FC5DDC"/>
    <w:rsid w:val="00FD6D84"/>
    <w:rsid w:val="00FD71B4"/>
    <w:rsid w:val="00FF5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25112"/>
  <w15:docId w15:val="{AA1E51B1-23B5-4E52-91CF-D010761F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创艺简宋体"/>
      <w:kern w:val="2"/>
      <w:sz w:val="26"/>
    </w:rPr>
  </w:style>
  <w:style w:type="paragraph" w:styleId="1">
    <w:name w:val="heading 1"/>
    <w:basedOn w:val="a"/>
    <w:next w:val="a"/>
    <w:qFormat/>
    <w:pPr>
      <w:keepNext/>
      <w:spacing w:line="300" w:lineRule="exact"/>
      <w:jc w:val="center"/>
      <w:outlineLvl w:val="0"/>
    </w:pPr>
    <w:rPr>
      <w:rFonts w:ascii="Arial" w:eastAsia="SimSun" w:hAnsi="Arial"/>
      <w:b/>
      <w:spacing w:val="-6"/>
      <w:sz w:val="24"/>
    </w:rPr>
  </w:style>
  <w:style w:type="paragraph" w:styleId="2">
    <w:name w:val="heading 2"/>
    <w:basedOn w:val="a"/>
    <w:next w:val="a"/>
    <w:qFormat/>
    <w:pPr>
      <w:keepNext/>
      <w:tabs>
        <w:tab w:val="left" w:pos="5082"/>
      </w:tabs>
      <w:spacing w:line="240" w:lineRule="atLeast"/>
      <w:outlineLvl w:val="1"/>
    </w:pPr>
    <w:rPr>
      <w:rFonts w:ascii="KaiTi" w:eastAsia="KaiTi"/>
      <w:b/>
      <w:bCs/>
      <w:w w:val="90"/>
      <w:sz w:val="20"/>
    </w:rPr>
  </w:style>
  <w:style w:type="paragraph" w:styleId="3">
    <w:name w:val="heading 3"/>
    <w:basedOn w:val="a"/>
    <w:next w:val="a0"/>
    <w:qFormat/>
    <w:pPr>
      <w:keepNext/>
      <w:keepLines/>
      <w:spacing w:before="260" w:after="260" w:line="416" w:lineRule="auto"/>
      <w:outlineLvl w:val="2"/>
    </w:pPr>
    <w:rPr>
      <w:b/>
      <w:sz w:val="32"/>
    </w:rPr>
  </w:style>
  <w:style w:type="paragraph" w:styleId="4">
    <w:name w:val="heading 4"/>
    <w:basedOn w:val="a"/>
    <w:next w:val="a"/>
    <w:qFormat/>
    <w:pPr>
      <w:keepNext/>
      <w:tabs>
        <w:tab w:val="left" w:pos="5082"/>
      </w:tabs>
      <w:spacing w:after="100" w:afterAutospacing="1" w:line="360" w:lineRule="exact"/>
      <w:jc w:val="center"/>
      <w:outlineLvl w:val="3"/>
    </w:pPr>
    <w:rPr>
      <w:rFonts w:ascii="SimSun" w:eastAsia="SimSun" w:hAnsi="SimSun" w:cs="Arial"/>
      <w:b/>
      <w:bCs/>
      <w:spacing w:val="20"/>
      <w:w w:val="90"/>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a4">
    <w:name w:val="footer"/>
    <w:basedOn w:val="a"/>
    <w:pPr>
      <w:tabs>
        <w:tab w:val="center" w:pos="4153"/>
        <w:tab w:val="right" w:pos="8306"/>
      </w:tabs>
      <w:snapToGrid w:val="0"/>
      <w:jc w:val="left"/>
    </w:pPr>
    <w:rPr>
      <w:sz w:val="18"/>
    </w:rPr>
  </w:style>
  <w:style w:type="character" w:styleId="a5">
    <w:name w:val="page number"/>
    <w:basedOn w:val="a1"/>
  </w:style>
  <w:style w:type="paragraph" w:styleId="a6">
    <w:name w:val="caption"/>
    <w:basedOn w:val="a"/>
    <w:next w:val="a"/>
    <w:qFormat/>
    <w:pPr>
      <w:spacing w:before="152" w:after="160"/>
    </w:pPr>
    <w:rPr>
      <w:rFonts w:ascii="Arial" w:eastAsia="SimHei" w:hAnsi="Arial"/>
    </w:rPr>
  </w:style>
  <w:style w:type="paragraph" w:styleId="a7">
    <w:name w:val="Body Text Indent"/>
    <w:basedOn w:val="a"/>
    <w:pPr>
      <w:tabs>
        <w:tab w:val="left" w:pos="540"/>
      </w:tabs>
      <w:ind w:left="540"/>
    </w:pPr>
    <w:rPr>
      <w:rFonts w:ascii="SimSun" w:eastAsia="SimSun"/>
      <w:sz w:val="21"/>
    </w:rPr>
  </w:style>
  <w:style w:type="paragraph" w:styleId="20">
    <w:name w:val="Body Text Indent 2"/>
    <w:basedOn w:val="a"/>
    <w:pPr>
      <w:spacing w:line="300" w:lineRule="exact"/>
      <w:ind w:left="851"/>
    </w:pPr>
    <w:rPr>
      <w:rFonts w:ascii="Arial" w:hAnsi="Arial"/>
      <w:sz w:val="24"/>
    </w:rPr>
  </w:style>
  <w:style w:type="paragraph" w:styleId="a8">
    <w:name w:val="Body Text"/>
    <w:basedOn w:val="a"/>
    <w:pPr>
      <w:spacing w:line="300" w:lineRule="exact"/>
    </w:pPr>
    <w:rPr>
      <w:rFonts w:ascii="Arial" w:eastAsia="SimSun" w:hAnsi="Arial"/>
      <w:snapToGrid w:val="0"/>
      <w:spacing w:val="-6"/>
      <w:kern w:val="0"/>
      <w:sz w:val="21"/>
    </w:rPr>
  </w:style>
  <w:style w:type="paragraph" w:styleId="30">
    <w:name w:val="Body Text Indent 3"/>
    <w:basedOn w:val="a"/>
    <w:pPr>
      <w:tabs>
        <w:tab w:val="left" w:pos="5082"/>
      </w:tabs>
      <w:spacing w:line="240" w:lineRule="atLeast"/>
      <w:ind w:left="850" w:firstLine="1"/>
    </w:pPr>
    <w:rPr>
      <w:rFonts w:ascii="KaiTi" w:eastAsia="KaiTi" w:hAnsi="Arial"/>
      <w:w w:val="90"/>
      <w:sz w:val="20"/>
    </w:rPr>
  </w:style>
  <w:style w:type="character" w:styleId="a9">
    <w:name w:val="Strong"/>
    <w:qFormat/>
    <w:rPr>
      <w:b/>
      <w:bCs/>
    </w:rPr>
  </w:style>
  <w:style w:type="character" w:styleId="aa">
    <w:name w:val="Hyperlink"/>
    <w:rPr>
      <w:color w:val="0000FF"/>
      <w:u w:val="single"/>
    </w:rPr>
  </w:style>
  <w:style w:type="paragraph" w:styleId="21">
    <w:name w:val="Body Text 2"/>
    <w:basedOn w:val="a"/>
    <w:pPr>
      <w:tabs>
        <w:tab w:val="left" w:pos="5082"/>
      </w:tabs>
      <w:spacing w:after="100" w:afterAutospacing="1" w:line="240" w:lineRule="atLeast"/>
    </w:pPr>
    <w:rPr>
      <w:rFonts w:ascii="Arial" w:eastAsia="KaiTi" w:hAnsi="Arial" w:cs="Arial"/>
      <w:w w:val="90"/>
      <w:sz w:val="24"/>
    </w:rPr>
  </w:style>
  <w:style w:type="character" w:styleId="ab">
    <w:name w:val="FollowedHyperlink"/>
    <w:rPr>
      <w:color w:val="800080"/>
      <w:u w:val="single"/>
    </w:rPr>
  </w:style>
  <w:style w:type="paragraph" w:styleId="ac">
    <w:name w:val="Balloon Text"/>
    <w:basedOn w:val="a"/>
    <w:semiHidden/>
    <w:rsid w:val="00B845DD"/>
    <w:rPr>
      <w:rFonts w:ascii="Tahoma" w:hAnsi="Tahoma" w:cs="Tahoma"/>
      <w:sz w:val="16"/>
      <w:szCs w:val="16"/>
    </w:rPr>
  </w:style>
  <w:style w:type="paragraph" w:customStyle="1" w:styleId="DefaultText">
    <w:name w:val="Default Text"/>
    <w:basedOn w:val="a"/>
    <w:rsid w:val="00775941"/>
    <w:pPr>
      <w:widowControl/>
      <w:jc w:val="left"/>
    </w:pPr>
    <w:rPr>
      <w:rFonts w:eastAsia="SimSun"/>
      <w:kern w:val="0"/>
      <w:sz w:val="24"/>
      <w:lang w:eastAsia="en-US"/>
    </w:rPr>
  </w:style>
  <w:style w:type="character" w:customStyle="1" w:styleId="InitialStyle">
    <w:name w:val="InitialStyle"/>
    <w:rsid w:val="00775941"/>
    <w:rPr>
      <w:rFonts w:ascii="Courier New" w:hAnsi="Courier New"/>
      <w:color w:val="auto"/>
      <w:spacing w:val="0"/>
      <w:sz w:val="24"/>
    </w:rPr>
  </w:style>
  <w:style w:type="character" w:styleId="ad">
    <w:name w:val="annotation reference"/>
    <w:semiHidden/>
    <w:rsid w:val="00A67A74"/>
    <w:rPr>
      <w:sz w:val="16"/>
      <w:szCs w:val="16"/>
    </w:rPr>
  </w:style>
  <w:style w:type="paragraph" w:styleId="ae">
    <w:name w:val="annotation text"/>
    <w:basedOn w:val="a"/>
    <w:semiHidden/>
    <w:rsid w:val="00A67A74"/>
    <w:rPr>
      <w:sz w:val="20"/>
    </w:rPr>
  </w:style>
  <w:style w:type="paragraph" w:styleId="af">
    <w:name w:val="annotation subject"/>
    <w:basedOn w:val="ae"/>
    <w:next w:val="ae"/>
    <w:semiHidden/>
    <w:rsid w:val="00A67A74"/>
    <w:rPr>
      <w:b/>
      <w:bCs/>
    </w:rPr>
  </w:style>
  <w:style w:type="paragraph" w:customStyle="1" w:styleId="HeadingPartyNo">
    <w:name w:val="Heading 'Party No.'"/>
    <w:basedOn w:val="a"/>
    <w:rsid w:val="00574413"/>
    <w:pPr>
      <w:widowControl/>
      <w:tabs>
        <w:tab w:val="num" w:pos="324"/>
      </w:tabs>
      <w:ind w:left="324" w:hanging="324"/>
      <w:jc w:val="left"/>
    </w:pPr>
    <w:rPr>
      <w:rFonts w:ascii="Arial" w:eastAsia="SimSun" w:hAnsi="Arial"/>
      <w:kern w:val="0"/>
      <w:sz w:val="22"/>
      <w:lang w:val="nl-NL" w:eastAsia="en-US"/>
    </w:rPr>
  </w:style>
  <w:style w:type="table" w:styleId="af0">
    <w:name w:val="Table Grid"/>
    <w:basedOn w:val="a2"/>
    <w:rsid w:val="00FA0F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rsid w:val="00181076"/>
    <w:pPr>
      <w:tabs>
        <w:tab w:val="center" w:pos="4680"/>
        <w:tab w:val="right" w:pos="9360"/>
      </w:tabs>
    </w:pPr>
  </w:style>
  <w:style w:type="character" w:customStyle="1" w:styleId="af2">
    <w:name w:val="Верхний колонтитул Знак"/>
    <w:basedOn w:val="a1"/>
    <w:link w:val="af1"/>
    <w:rsid w:val="00181076"/>
    <w:rPr>
      <w:rFonts w:eastAsia="创艺简宋体"/>
      <w:kern w:val="2"/>
      <w:sz w:val="26"/>
    </w:rPr>
  </w:style>
  <w:style w:type="paragraph" w:styleId="af3">
    <w:name w:val="List Paragraph"/>
    <w:basedOn w:val="a"/>
    <w:uiPriority w:val="34"/>
    <w:qFormat/>
    <w:rsid w:val="00E02BB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465857">
      <w:bodyDiv w:val="1"/>
      <w:marLeft w:val="0"/>
      <w:marRight w:val="0"/>
      <w:marTop w:val="0"/>
      <w:marBottom w:val="0"/>
      <w:divBdr>
        <w:top w:val="none" w:sz="0" w:space="0" w:color="auto"/>
        <w:left w:val="none" w:sz="0" w:space="0" w:color="auto"/>
        <w:bottom w:val="none" w:sz="0" w:space="0" w:color="auto"/>
        <w:right w:val="none" w:sz="0" w:space="0" w:color="auto"/>
      </w:divBdr>
    </w:div>
    <w:div w:id="210148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drepectin.com/cn/assets/dc/GCOS_EN_202112_DAP.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ndrepectin.com/cn/assets/dc/GCOS_EN_202112_DAP.pd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FDD81-869B-4633-88AB-4344D30B2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3824</Words>
  <Characters>21800</Characters>
  <Application>Microsoft Office Word</Application>
  <DocSecurity>0</DocSecurity>
  <Lines>181</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货物运输合同</vt:lpstr>
      <vt:lpstr>货物运输合同</vt:lpstr>
    </vt:vector>
  </TitlesOfParts>
  <Company>DSM</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货物运输合同</dc:title>
  <dc:creator>Yang Xuebin</dc:creator>
  <cp:lastModifiedBy>Александр Самандас</cp:lastModifiedBy>
  <cp:revision>3</cp:revision>
  <cp:lastPrinted>2003-03-05T09:30:00Z</cp:lastPrinted>
  <dcterms:created xsi:type="dcterms:W3CDTF">2022-07-22T10:20:00Z</dcterms:created>
  <dcterms:modified xsi:type="dcterms:W3CDTF">2022-07-22T10:23:00Z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c71029a2-2654-4563-8bff-e97a5dd11418</vt:lpwstr>
  </property>
  <property fmtid="{D5CDD505-2E9C-101B-9397-08002B2CF9AE}" pid="3" name="DSMClassification">
    <vt:lpwstr>CONFIDENTIAL</vt:lpwstr>
  </property>
  <property fmtid="{D5CDD505-2E9C-101B-9397-08002B2CF9AE}" pid="4" name="MSIP_Label_2ff753fd-faf2-4608-9b59-553f003adcdf_Enabled">
    <vt:lpwstr>True</vt:lpwstr>
  </property>
  <property fmtid="{D5CDD505-2E9C-101B-9397-08002B2CF9AE}" pid="5" name="MSIP_Label_2ff753fd-faf2-4608-9b59-553f003adcdf_SiteId">
    <vt:lpwstr>49618402-6ea3-441d-957d-7df8773fee54</vt:lpwstr>
  </property>
  <property fmtid="{D5CDD505-2E9C-101B-9397-08002B2CF9AE}" pid="6" name="MSIP_Label_2ff753fd-faf2-4608-9b59-553f003adcdf_Owner">
    <vt:lpwstr>Stella.Ding@dsm.com</vt:lpwstr>
  </property>
  <property fmtid="{D5CDD505-2E9C-101B-9397-08002B2CF9AE}" pid="7" name="MSIP_Label_2ff753fd-faf2-4608-9b59-553f003adcdf_SetDate">
    <vt:lpwstr>2020-12-22T06:38:51.3515903Z</vt:lpwstr>
  </property>
  <property fmtid="{D5CDD505-2E9C-101B-9397-08002B2CF9AE}" pid="8" name="MSIP_Label_2ff753fd-faf2-4608-9b59-553f003adcdf_Name">
    <vt:lpwstr>Public</vt:lpwstr>
  </property>
  <property fmtid="{D5CDD505-2E9C-101B-9397-08002B2CF9AE}" pid="9" name="MSIP_Label_2ff753fd-faf2-4608-9b59-553f003adcdf_Application">
    <vt:lpwstr>Microsoft Azure Information Protection</vt:lpwstr>
  </property>
  <property fmtid="{D5CDD505-2E9C-101B-9397-08002B2CF9AE}" pid="10" name="MSIP_Label_2ff753fd-faf2-4608-9b59-553f003adcdf_ActionId">
    <vt:lpwstr>4ce10914-c503-45e6-b47e-6c0665de9a8d</vt:lpwstr>
  </property>
  <property fmtid="{D5CDD505-2E9C-101B-9397-08002B2CF9AE}" pid="11" name="MSIP_Label_2ff753fd-faf2-4608-9b59-553f003adcdf_Extended_MSFT_Method">
    <vt:lpwstr>Manual</vt:lpwstr>
  </property>
  <property fmtid="{D5CDD505-2E9C-101B-9397-08002B2CF9AE}" pid="12" name="Sensitivity">
    <vt:lpwstr>Public</vt:lpwstr>
  </property>
</Properties>
</file>